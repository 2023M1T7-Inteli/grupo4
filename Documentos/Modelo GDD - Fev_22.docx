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48"/>
          <w:szCs w:val="48"/>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48"/>
          <w:szCs w:val="48"/>
          <w:rtl w:val="0"/>
        </w:rPr>
        <w:t xml:space="preserve">ALAVENTURA</w:t>
      </w:r>
      <w:r w:rsidDel="00000000" w:rsidR="00000000" w:rsidRPr="00000000">
        <w:rPr>
          <w:rFonts w:ascii="Manrope Medium" w:cs="Manrope Medium" w:eastAsia="Manrope Medium" w:hAnsi="Manrope Medium"/>
          <w:i w:val="0"/>
          <w:smallCaps w:val="0"/>
          <w:strike w:val="0"/>
          <w:color w:val="000000"/>
          <w:sz w:val="48"/>
          <w:szCs w:val="4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  </w:t>
      </w:r>
      <w:r w:rsidDel="00000000" w:rsidR="00000000" w:rsidRPr="00000000">
        <w:rPr>
          <w:rFonts w:ascii="Manrope Medium" w:cs="Manrope Medium" w:eastAsia="Manrope Medium" w:hAnsi="Manrope Medium"/>
          <w:sz w:val="20"/>
          <w:szCs w:val="20"/>
          <w:rtl w:val="0"/>
        </w:rPr>
        <w:t xml:space="preserve">André</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Hutzler</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Antônio Moraes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Drielly Santana Farias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Enzo Schiezaro Bressane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Isabelle Beatriz Vasquez Oliveira</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Leonardo Kalid Guene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Marcelo Sitton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Data de criação:&lt;06 de fevereiro de 202</w:t>
      </w:r>
      <w:r w:rsidDel="00000000" w:rsidR="00000000" w:rsidRPr="00000000">
        <w:rPr>
          <w:rFonts w:ascii="Manrope Medium" w:cs="Manrope Medium" w:eastAsia="Manrope Medium" w:hAnsi="Manrope Medium"/>
          <w:sz w:val="20"/>
          <w:szCs w:val="20"/>
          <w:rtl w:val="0"/>
        </w:rPr>
        <w:t xml:space="preserve">3</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Versão: &lt;</w:t>
      </w:r>
      <w:r w:rsidDel="00000000" w:rsidR="00000000" w:rsidRPr="00000000">
        <w:rPr>
          <w:rFonts w:ascii="Manrope Medium" w:cs="Manrope Medium" w:eastAsia="Manrope Medium" w:hAnsi="Manrope Medium"/>
          <w:color w:val="4472c4"/>
          <w:sz w:val="20"/>
          <w:szCs w:val="20"/>
          <w:rtl w:val="0"/>
        </w:rPr>
        <w:t xml:space="preserve">primeira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1A">
      <w:pPr>
        <w:pStyle w:val="Title"/>
        <w:numPr>
          <w:ilvl w:val="0"/>
          <w:numId w:val="5"/>
        </w:numPr>
        <w:rPr>
          <w:rFonts w:ascii="Space Mono" w:cs="Space Mono" w:eastAsia="Space Mono" w:hAnsi="Space Mono"/>
          <w:b w:val="1"/>
          <w:sz w:val="32"/>
          <w:szCs w:val="32"/>
        </w:rPr>
      </w:pPr>
      <w:bookmarkStart w:colFirst="0" w:colLast="0" w:name="_qxwla8pqql6e" w:id="1"/>
      <w:bookmarkEnd w:id="1"/>
      <w:r w:rsidDel="00000000" w:rsidR="00000000" w:rsidRPr="00000000">
        <w:rPr>
          <w:rtl w:val="0"/>
        </w:rPr>
        <w:t xml:space="preserve">Controle do Documento</w:t>
      </w:r>
    </w:p>
    <w:p w:rsidR="00000000" w:rsidDel="00000000" w:rsidP="00000000" w:rsidRDefault="00000000" w:rsidRPr="00000000" w14:paraId="0000001B">
      <w:pPr>
        <w:keepNext w:val="1"/>
        <w:keepLines w:val="1"/>
        <w:numPr>
          <w:ilvl w:val="0"/>
          <w:numId w:val="5"/>
        </w:numPr>
        <w:shd w:fill="000000" w:val="clear"/>
        <w:spacing w:before="240" w:line="360" w:lineRule="auto"/>
        <w:ind w:right="7920"/>
        <w:jc w:val="both"/>
        <w:rPr>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30j0zll" w:id="3"/>
      <w:bookmarkEnd w:id="3"/>
      <w:r w:rsidDel="00000000" w:rsidR="00000000" w:rsidRPr="00000000">
        <w:rPr>
          <w:rtl w:val="0"/>
        </w:rPr>
      </w:r>
    </w:p>
    <w:p w:rsidR="00000000" w:rsidDel="00000000" w:rsidP="00000000" w:rsidRDefault="00000000" w:rsidRPr="00000000" w14:paraId="0000001D">
      <w:pPr>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kzjhp8ozgi5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Medium" w:cs="Manrope Medium" w:eastAsia="Manrope Medium" w:hAnsi="Manrope Medium"/>
                <w:color w:val="4472c4"/>
                <w:sz w:val="18"/>
                <w:szCs w:val="18"/>
                <w:rtl w:val="0"/>
              </w:rPr>
              <w:t xml:space="preserve">06</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w:t>
            </w:r>
            <w:r w:rsidDel="00000000" w:rsidR="00000000" w:rsidRPr="00000000">
              <w:rPr>
                <w:rFonts w:ascii="Manrope Medium" w:cs="Manrope Medium" w:eastAsia="Manrope Medium" w:hAnsi="Manrope Medium"/>
                <w:color w:val="4472c4"/>
                <w:sz w:val="18"/>
                <w:szCs w:val="18"/>
                <w:rtl w:val="0"/>
              </w:rPr>
              <w:t xml:space="preserve">02</w:t>
            </w:r>
            <w:r w:rsidDel="00000000" w:rsidR="00000000" w:rsidRPr="00000000">
              <w:rPr>
                <w:rFonts w:ascii="Manrope Medium" w:cs="Manrope Medium" w:eastAsia="Manrope Medium" w:hAnsi="Manrope Medium"/>
                <w:i w:val="0"/>
                <w:smallCaps w:val="0"/>
                <w:strike w:val="0"/>
                <w:color w:val="4472c4"/>
                <w:sz w:val="18"/>
                <w:szCs w:val="18"/>
                <w:u w:val="none"/>
                <w:shd w:fill="auto" w:val="clear"/>
                <w:vertAlign w:val="baseline"/>
                <w:rtl w:val="0"/>
              </w:rPr>
              <w:t xml:space="preserve">/</w:t>
            </w:r>
            <w:r w:rsidDel="00000000" w:rsidR="00000000" w:rsidRPr="00000000">
              <w:rPr>
                <w:rFonts w:ascii="Manrope Medium" w:cs="Manrope Medium" w:eastAsia="Manrope Medium" w:hAnsi="Manrope Medium"/>
                <w:color w:val="4472c4"/>
                <w:sz w:val="18"/>
                <w:szCs w:val="18"/>
                <w:rtl w:val="0"/>
              </w:rPr>
              <w:t xml:space="preserve">2023</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Enzo Schiezaro Bressane</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1</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&lt;</w:t>
            </w:r>
            <w:r w:rsidDel="00000000" w:rsidR="00000000" w:rsidRPr="00000000">
              <w:rPr>
                <w:rFonts w:ascii="Manrope" w:cs="Manrope" w:eastAsia="Manrope" w:hAnsi="Manrope"/>
                <w:sz w:val="18"/>
                <w:szCs w:val="18"/>
                <w:rtl w:val="0"/>
              </w:rPr>
              <w:t xml:space="preserve">Preenchemos a seção 2.3. (Visão Geral do Jogo); 3.1 (Objetivos do Jogo); 3.2.4 (Mecânica); 7. (Análise de Mercado) 7.1.(Análise SWOT); 7.2. (5 Forças de Porter); 7.3. (Value Proposition Canvas); 7.4. (Matriz de Riscos) e 9. Referências&gt;</w:t>
            </w: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André Hutzler</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B">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18"/>
                <w:szCs w:val="18"/>
                <w:u w:val="none"/>
                <w:shd w:fill="auto" w:val="clear"/>
                <w:vertAlign w:val="baseline"/>
                <w:rtl w:val="0"/>
              </w:rPr>
              <w:t xml:space="preserve">Design</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D">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Antônio Moraes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Programação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0">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Drielly Santana Farias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Documentação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20"/>
                <w:szCs w:val="20"/>
                <w:rtl w:val="0"/>
              </w:rPr>
              <w:t xml:space="preserve">Enzo Schiezaro Bressane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Scrum Master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20"/>
                <w:szCs w:val="20"/>
                <w:rtl w:val="0"/>
              </w:rPr>
              <w:t xml:space="preserve">Isabelle Beatriz Vasquez Oliveira</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Documentação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20"/>
                <w:szCs w:val="20"/>
                <w:rtl w:val="0"/>
              </w:rPr>
              <w:t xml:space="preserve">Leonardo Kalid Guene</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Programador</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4C">
            <w:pPr>
              <w:keepLines w:val="1"/>
              <w:spacing w:line="360" w:lineRule="auto"/>
              <w:jc w:val="both"/>
              <w:rPr>
                <w:rFonts w:ascii="Manrope Medium" w:cs="Manrope Medium" w:eastAsia="Manrope Medium" w:hAnsi="Manrope Medium"/>
                <w:sz w:val="18"/>
                <w:szCs w:val="18"/>
                <w:vertAlign w:val="superscript"/>
              </w:rPr>
            </w:pPr>
            <w:r w:rsidDel="00000000" w:rsidR="00000000" w:rsidRPr="00000000">
              <w:rPr>
                <w:rFonts w:ascii="Manrope Medium" w:cs="Manrope Medium" w:eastAsia="Manrope Medium" w:hAnsi="Manrope Medium"/>
                <w:sz w:val="20"/>
                <w:szCs w:val="20"/>
                <w:rtl w:val="0"/>
              </w:rPr>
              <w:t xml:space="preserve">Marcelo Sitton</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Designer</w:t>
            </w:r>
            <w:r w:rsidDel="00000000" w:rsidR="00000000" w:rsidRPr="00000000">
              <w:rPr>
                <w:rtl w:val="0"/>
              </w:rPr>
            </w:r>
          </w:p>
        </w:tc>
      </w:tr>
    </w:tbl>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3znysh7" w:id="6"/>
      <w:bookmarkEnd w:id="6"/>
      <w:r w:rsidDel="00000000" w:rsidR="00000000" w:rsidRPr="00000000">
        <w:rPr>
          <w:rtl w:val="0"/>
        </w:rPr>
      </w:r>
    </w:p>
    <w:p w:rsidR="00000000" w:rsidDel="00000000" w:rsidP="00000000" w:rsidRDefault="00000000" w:rsidRPr="00000000" w14:paraId="00000050">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51">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52">
      <w:pPr>
        <w:pStyle w:val="Title"/>
        <w:keepNext w:val="1"/>
        <w:pageBreakBefore w:val="1"/>
        <w:numPr>
          <w:ilvl w:val="0"/>
          <w:numId w:val="1"/>
        </w:numPr>
        <w:pBdr>
          <w:top w:color="000000" w:space="1" w:sz="36" w:val="single"/>
        </w:pBdr>
        <w:spacing w:after="60" w:before="240" w:line="360" w:lineRule="auto"/>
        <w:jc w:val="both"/>
        <w:rPr/>
      </w:pPr>
      <w:bookmarkStart w:colFirst="0" w:colLast="0" w:name="_2et92p0" w:id="7"/>
      <w:bookmarkEnd w:id="7"/>
      <w:r w:rsidDel="00000000" w:rsidR="00000000" w:rsidRPr="00000000">
        <w:fldChar w:fldCharType="end"/>
      </w:r>
      <w:r w:rsidDel="00000000" w:rsidR="00000000" w:rsidRPr="00000000">
        <w:rPr>
          <w:vertAlign w:val="baseline"/>
          <w:rtl w:val="0"/>
        </w:rPr>
        <w:t xml:space="preserve">Introdução</w:t>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tyjcwt" w:id="2"/>
      <w:bookmarkEnd w:id="2"/>
      <w:r w:rsidDel="00000000" w:rsidR="00000000" w:rsidRPr="00000000">
        <w:rPr>
          <w:rtl w:val="0"/>
        </w:rPr>
      </w:r>
    </w:p>
    <w:p w:rsidR="00000000" w:rsidDel="00000000" w:rsidP="00000000" w:rsidRDefault="00000000" w:rsidRPr="00000000" w14:paraId="0000005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documento descreve como o jogo &lt;</w:t>
      </w:r>
      <w:r w:rsidDel="00000000" w:rsidR="00000000" w:rsidRPr="00000000">
        <w:rPr>
          <w:rFonts w:ascii="Manrope Medium" w:cs="Manrope Medium" w:eastAsia="Manrope Medium" w:hAnsi="Manrope Medium"/>
          <w:color w:val="4472c4"/>
          <w:sz w:val="20"/>
          <w:szCs w:val="20"/>
          <w:rtl w:val="0"/>
        </w:rPr>
        <w:t xml:space="preserve">Alaventura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 está projetado,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game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level</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design, </w:t>
      </w:r>
      <w:r w:rsidDel="00000000" w:rsidR="00000000" w:rsidRPr="00000000">
        <w:rPr>
          <w:rFonts w:ascii="Manrope Medium" w:cs="Manrope Medium" w:eastAsia="Manrope Medium" w:hAnsi="Manrope Medium"/>
          <w:smallCaps w:val="0"/>
          <w:strike w:val="0"/>
          <w:color w:val="000000"/>
          <w:sz w:val="20"/>
          <w:szCs w:val="20"/>
          <w:u w:val="none"/>
          <w:shd w:fill="auto" w:val="clear"/>
          <w:vertAlign w:val="baseline"/>
          <w:rtl w:val="0"/>
        </w:rPr>
        <w:t xml:space="preserve">documento sobre o entendimento d</w:t>
      </w:r>
      <w:r w:rsidDel="00000000" w:rsidR="00000000" w:rsidRPr="00000000">
        <w:rPr>
          <w:rFonts w:ascii="Manrope Medium" w:cs="Manrope Medium" w:eastAsia="Manrope Medium" w:hAnsi="Manrope Medium"/>
          <w:sz w:val="20"/>
          <w:szCs w:val="20"/>
          <w:rtl w:val="0"/>
        </w:rPr>
        <w:t xml:space="preserve">e negócio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57">
      <w:pPr>
        <w:spacing w:line="360"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dy6vkm" w:id="8"/>
      <w:bookmarkEnd w:id="8"/>
      <w:r w:rsidDel="00000000" w:rsidR="00000000" w:rsidRPr="00000000">
        <w:rPr>
          <w:rtl w:val="0"/>
        </w:rPr>
      </w:r>
    </w:p>
    <w:p w:rsidR="00000000" w:rsidDel="00000000" w:rsidP="00000000" w:rsidRDefault="00000000" w:rsidRPr="00000000" w14:paraId="00000059">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Este é um documento técnico que descreve o projeto do jogo &lt;</w:t>
      </w:r>
      <w:r w:rsidDel="00000000" w:rsidR="00000000" w:rsidRPr="00000000">
        <w:rPr>
          <w:rFonts w:ascii="Manrope Medium" w:cs="Manrope Medium" w:eastAsia="Manrope Medium" w:hAnsi="Manrope Medium"/>
          <w:color w:val="4472c4"/>
          <w:sz w:val="20"/>
          <w:szCs w:val="20"/>
          <w:rtl w:val="0"/>
        </w:rPr>
        <w:t xml:space="preserve">Alaventura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 O documento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referencia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Gráfico de</w:t>
      </w:r>
      <w:r w:rsidDel="00000000" w:rsidR="00000000" w:rsidRPr="00000000">
        <w:rPr>
          <w:rFonts w:ascii="Manrope Medium" w:cs="Manrope Medium" w:eastAsia="Manrope Medium" w:hAnsi="Manrope Medium"/>
          <w:sz w:val="20"/>
          <w:szCs w:val="20"/>
          <w:rtl w:val="0"/>
        </w:rPr>
        <w:t xml:space="preserve"> Flow (Mihaly Csikszentmihalyi)</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sz w:val="20"/>
          <w:szCs w:val="20"/>
          <w:rtl w:val="0"/>
        </w:rPr>
        <w:t xml:space="preserve">Arquétipos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 de personagens</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Jornada dos: Herói </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Heroína</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etc</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Este texto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exemplo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deve ser adaptado e mais detalhado para o jogo que está sendo descrito. Os exemplos de terminologias e conceitos apresentados devem ser acrescidos de t</w:t>
      </w:r>
      <w:r w:rsidDel="00000000" w:rsidR="00000000" w:rsidRPr="00000000">
        <w:rPr>
          <w:rFonts w:ascii="Manrope Medium" w:cs="Manrope Medium" w:eastAsia="Manrope Medium" w:hAnsi="Manrope Medium"/>
          <w:color w:val="4472c4"/>
          <w:sz w:val="20"/>
          <w:szCs w:val="20"/>
          <w:rtl w:val="0"/>
        </w:rPr>
        <w:t xml:space="preserve">udo aquilo que será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u</w:t>
      </w:r>
      <w:r w:rsidDel="00000000" w:rsidR="00000000" w:rsidRPr="00000000">
        <w:rPr>
          <w:rFonts w:ascii="Manrope Medium" w:cs="Manrope Medium" w:eastAsia="Manrope Medium" w:hAnsi="Manrope Medium"/>
          <w:color w:val="4472c4"/>
          <w:sz w:val="20"/>
          <w:szCs w:val="20"/>
          <w:rtl w:val="0"/>
        </w:rPr>
        <w:t xml:space="preserve">tilizado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no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t3h5sf" w:id="9"/>
      <w:bookmarkEnd w:id="9"/>
      <w:r w:rsidDel="00000000" w:rsidR="00000000" w:rsidRPr="00000000">
        <w:rPr>
          <w:rtl w:val="0"/>
        </w:rPr>
      </w:r>
    </w:p>
    <w:p w:rsidR="00000000" w:rsidDel="00000000" w:rsidP="00000000" w:rsidRDefault="00000000" w:rsidRPr="00000000" w14:paraId="0000006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 </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Elaborar uma síntese geral do jogo. Contextualização geral do jogo.</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26in1rg" w:id="10"/>
      <w:bookmarkEnd w:id="10"/>
      <w:r w:rsidDel="00000000" w:rsidR="00000000" w:rsidRPr="00000000">
        <w:rPr>
          <w:rFonts w:ascii="Manrope Medium" w:cs="Manrope Medium" w:eastAsia="Manrope Medium" w:hAnsi="Manrope Medium"/>
          <w:sz w:val="20"/>
          <w:szCs w:val="20"/>
          <w:rtl w:val="0"/>
        </w:rPr>
        <w:t xml:space="preserve"> </w:t>
      </w:r>
      <w:r w:rsidDel="00000000" w:rsidR="00000000" w:rsidRPr="00000000">
        <w:rPr>
          <w:rtl w:val="0"/>
        </w:rPr>
      </w:r>
    </w:p>
    <w:p w:rsidR="00000000" w:rsidDel="00000000" w:rsidP="00000000" w:rsidRDefault="00000000" w:rsidRPr="00000000" w14:paraId="00000065">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Que jogo é esse? Onde se passa este jogo? O que eu posso controlar? Quantos personagens eu controlo? Qual é o objetivo do jogo? O que é diferente no jogo em comparação com outros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67">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hyperlink r:id="rId7">
        <w:r w:rsidDel="00000000" w:rsidR="00000000" w:rsidRPr="00000000">
          <w:rPr>
            <w:rFonts w:ascii="Manrope Medium" w:cs="Manrope Medium" w:eastAsia="Manrope Medium" w:hAnsi="Manrope Medium"/>
            <w:color w:val="1155cc"/>
            <w:sz w:val="20"/>
            <w:szCs w:val="20"/>
            <w:u w:val="single"/>
            <w:rtl w:val="0"/>
          </w:rPr>
          <w:t xml:space="preserve">grupo4/PERSONAS.md at main · 2023M1T7-Inteli/grupo4 (github.com)</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Descrever</w:t>
      </w:r>
      <w:r w:rsidDel="00000000" w:rsidR="00000000" w:rsidRPr="00000000">
        <w:rPr>
          <w:rFonts w:ascii="Manrope Medium" w:cs="Manrope Medium" w:eastAsia="Manrope Medium" w:hAnsi="Manrope Medium"/>
          <w:i w:val="0"/>
          <w:smallCaps w:val="0"/>
          <w:strike w:val="0"/>
          <w:color w:val="4472c4"/>
          <w:sz w:val="20"/>
          <w:szCs w:val="20"/>
          <w:u w:val="none"/>
          <w:vertAlign w:val="baseline"/>
          <w:rtl w:val="0"/>
        </w:rPr>
        <w:t xml:space="preserve"> </w:t>
      </w:r>
      <w:r w:rsidDel="00000000" w:rsidR="00000000" w:rsidRPr="00000000">
        <w:rPr>
          <w:rFonts w:ascii="Manrope Medium" w:cs="Manrope Medium" w:eastAsia="Manrope Medium" w:hAnsi="Manrope Medium"/>
          <w:color w:val="4472c4"/>
          <w:sz w:val="20"/>
          <w:szCs w:val="20"/>
          <w:rtl w:val="0"/>
        </w:rPr>
        <w:t xml:space="preserve">a persona à qual</w:t>
      </w:r>
      <w:r w:rsidDel="00000000" w:rsidR="00000000" w:rsidRPr="00000000">
        <w:rPr>
          <w:rFonts w:ascii="Manrope Medium" w:cs="Manrope Medium" w:eastAsia="Manrope Medium" w:hAnsi="Manrope Medium"/>
          <w:i w:val="0"/>
          <w:smallCaps w:val="0"/>
          <w:strike w:val="0"/>
          <w:color w:val="4472c4"/>
          <w:sz w:val="20"/>
          <w:szCs w:val="20"/>
          <w:u w:val="none"/>
          <w:vertAlign w:val="baseline"/>
          <w:rtl w:val="0"/>
        </w:rPr>
        <w:t xml:space="preserve"> </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se destina o jogo. </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Apresentar para cada uma o nome, idade, ocupação, interesses, localização, etc. </w:t>
      </w:r>
      <w:r w:rsidDel="00000000" w:rsidR="00000000" w:rsidRPr="00000000">
        <w:rPr>
          <w:rFonts w:ascii="Manrope Medium" w:cs="Manrope Medium" w:eastAsia="Manrope Medium" w:hAnsi="Manrope Medium"/>
          <w:color w:val="4472c4"/>
          <w:sz w:val="20"/>
          <w:szCs w:val="20"/>
          <w:rtl w:val="0"/>
        </w:rPr>
        <w:t xml:space="preserve">R</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elacionar com o </w:t>
      </w:r>
      <w:r w:rsidDel="00000000" w:rsidR="00000000" w:rsidRPr="00000000">
        <w:rPr>
          <w:rFonts w:ascii="Manrope Medium" w:cs="Manrope Medium" w:eastAsia="Manrope Medium" w:hAnsi="Manrope Medium"/>
          <w:color w:val="4472c4"/>
          <w:sz w:val="20"/>
          <w:szCs w:val="20"/>
          <w:rtl w:val="0"/>
        </w:rPr>
        <w:t xml:space="preserve">que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foi visto nos encontros e conteúdos de autoestudo sobre definição de personas</w:t>
      </w:r>
      <w:r w:rsidDel="00000000" w:rsidR="00000000" w:rsidRPr="00000000">
        <w:rPr>
          <w:rFonts w:ascii="Manrope Medium" w:cs="Manrope Medium" w:eastAsia="Manrope Medium" w:hAnsi="Manrope Medium"/>
          <w:color w:val="4472c4"/>
          <w:sz w:val="20"/>
          <w:szCs w:val="20"/>
          <w:rtl w:val="0"/>
        </w:rPr>
        <w:t xml:space="preserve">.</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06B">
      <w:pPr>
        <w:keepNext w:val="1"/>
        <w:numPr>
          <w:ilvl w:val="2"/>
          <w:numId w:val="1"/>
        </w:numPr>
        <w:pBdr>
          <w:bottom w:color="000000" w:space="1" w:sz="6" w:val="single"/>
        </w:pBdr>
        <w:spacing w:after="120" w:before="240" w:line="360" w:lineRule="auto"/>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1ksv4uv" w:id="11"/>
      <w:bookmarkEnd w:id="11"/>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Detalhar o gênero do jogo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justificando a escolha de acordo com as </w:t>
      </w:r>
      <w:r w:rsidDel="00000000" w:rsidR="00000000" w:rsidRPr="00000000">
        <w:rPr>
          <w:rFonts w:ascii="Manrope Medium" w:cs="Manrope Medium" w:eastAsia="Manrope Medium" w:hAnsi="Manrope Medium"/>
          <w:color w:val="4472c4"/>
          <w:sz w:val="20"/>
          <w:szCs w:val="20"/>
          <w:rtl w:val="0"/>
        </w:rPr>
        <w:t xml:space="preserve">necessidades do projeto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 </w:t>
      </w:r>
      <w:r w:rsidDel="00000000" w:rsidR="00000000" w:rsidRPr="00000000">
        <w:rPr>
          <w:rFonts w:ascii="Manrope Medium" w:cs="Manrope Medium" w:eastAsia="Manrope Medium" w:hAnsi="Manrope Medium"/>
          <w:sz w:val="20"/>
          <w:szCs w:val="20"/>
          <w:rtl w:val="0"/>
        </w:rPr>
        <w:t xml:space="preserve"> Baixa prioridade, melhor fazer no final. É um reflexo do resto das perguntas</w:t>
      </w:r>
      <w:r w:rsidDel="00000000" w:rsidR="00000000" w:rsidRPr="00000000">
        <w:rPr>
          <w:rtl w:val="0"/>
        </w:rPr>
      </w:r>
    </w:p>
    <w:p w:rsidR="00000000" w:rsidDel="00000000" w:rsidP="00000000" w:rsidRDefault="00000000" w:rsidRPr="00000000" w14:paraId="0000006D">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as interações do jogo, suas regras, a estrutura que o fará funcionar em termos programáticos de gameplay.</w:t>
      </w:r>
      <w:r w:rsidDel="00000000" w:rsidR="00000000" w:rsidRPr="00000000">
        <w:rPr>
          <w:rFonts w:ascii="Manrope Medium" w:cs="Manrope Medium" w:eastAsia="Manrope Medium" w:hAnsi="Manrope Medium"/>
          <w:sz w:val="20"/>
          <w:szCs w:val="20"/>
          <w:rtl w:val="0"/>
        </w:rPr>
        <w:t xml:space="preserve">&gt;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mecânica principal em “Alaventuras” é de resolução de puzzles. </w:t>
      </w:r>
      <w:r w:rsidDel="00000000" w:rsidR="00000000" w:rsidRPr="00000000">
        <w:rPr>
          <w:rFonts w:ascii="Manrope Medium" w:cs="Manrope Medium" w:eastAsia="Manrope Medium" w:hAnsi="Manrope Medium"/>
          <w:sz w:val="20"/>
          <w:szCs w:val="20"/>
          <w:rtl w:val="0"/>
        </w:rPr>
        <w:t xml:space="preserve">Esses puzzles envolvem em volta da organização de blocos de comandos variados, que movem o jogador em certa direção ou ativa certa ação, e durante o percurso o jogador deve realizar ações para pegar itens, pular obstáculos e outras coisas. Cada bloco tem suas especificidades.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Blocos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u w:val="single"/>
          <w:rtl w:val="0"/>
        </w:rPr>
        <w:t xml:space="preserve">De movimentação</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Esse bloco faz o jogador andar 1 tile em alguma direção, podendo ser cima, baixo, direita ou esquerda.</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u w:val="single"/>
          <w:rtl w:val="0"/>
        </w:rPr>
        <w:t xml:space="preserve">De ação</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color w:val="ff0000"/>
          <w:sz w:val="20"/>
          <w:szCs w:val="20"/>
        </w:rPr>
      </w:pPr>
      <w:r w:rsidDel="00000000" w:rsidR="00000000" w:rsidRPr="00000000">
        <w:rPr>
          <w:rFonts w:ascii="Manrope Medium" w:cs="Manrope Medium" w:eastAsia="Manrope Medium" w:hAnsi="Manrope Medium"/>
          <w:sz w:val="20"/>
          <w:szCs w:val="20"/>
          <w:rtl w:val="0"/>
        </w:rPr>
        <w:t xml:space="preserve">O jogador pode usar algum item, quebrar um bloco X, pegar um item. </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u w:val="single"/>
        </w:rPr>
      </w:pPr>
      <w:r w:rsidDel="00000000" w:rsidR="00000000" w:rsidRPr="00000000">
        <w:rPr>
          <w:rFonts w:ascii="Manrope Medium" w:cs="Manrope Medium" w:eastAsia="Manrope Medium" w:hAnsi="Manrope Medium"/>
          <w:sz w:val="20"/>
          <w:szCs w:val="20"/>
          <w:u w:val="single"/>
          <w:rtl w:val="0"/>
        </w:rPr>
        <w:t xml:space="preserve">Ações no percurso</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Enquanto percorre o percurso, o personagem terá diversos obstáculos que o player precisará apertar botões de ação na tela para poder desviá-los.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Mapa</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mecânica central é baseada na organização de blocos de comandos que orientarão o boneco do player pelo mapa.</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necessário que o jogador visualize e entenda o percurso a ser percorrido, estruture e sequencie ele mentalmente em passos individuais, passe isso para o jogo (inicialmente) apenas re-ordenando os blocos dados a ele e tente uma “run”.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uma certeza que com o nosso jogo a criança aprofundará seus conhecimentos em lógica da programação e matemática, mas como vamos fazer ela engajar no jogo? Como podemos fazer o ato de aprender ser tão divertido quanto Fortnite e Free Fire?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palavra-chave para isso é: Flow.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Segundo a </w:t>
      </w:r>
      <w:r w:rsidDel="00000000" w:rsidR="00000000" w:rsidRPr="00000000">
        <w:rPr>
          <w:rFonts w:ascii="Roboto" w:cs="Roboto" w:eastAsia="Roboto" w:hAnsi="Roboto"/>
          <w:sz w:val="21"/>
          <w:szCs w:val="21"/>
          <w:highlight w:val="white"/>
          <w:rtl w:val="0"/>
        </w:rPr>
        <w:t xml:space="preserve">Teoria do Flow (Csikszentmihalyi, 1999), é essencial que </w:t>
      </w:r>
      <w:r w:rsidDel="00000000" w:rsidR="00000000" w:rsidRPr="00000000">
        <w:rPr>
          <w:rFonts w:ascii="Manrope Medium" w:cs="Manrope Medium" w:eastAsia="Manrope Medium" w:hAnsi="Manrope Medium"/>
          <w:sz w:val="20"/>
          <w:szCs w:val="20"/>
          <w:rtl w:val="0"/>
        </w:rPr>
        <w:t xml:space="preserve">o desafio enfrentado pela persona seja compatível com o nível de habilidade possuído, para tal precisamos criar um sistema de progressão, baseado principalmente em duas mecânicas principais.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Essas mecânicas são: os tipos e quantidade de blocos de comando, e o tamanho da fase.</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44sinio" w:id="12"/>
      <w:bookmarkEnd w:id="12"/>
      <w:r w:rsidDel="00000000" w:rsidR="00000000" w:rsidRPr="00000000">
        <w:rPr>
          <w:rtl w:val="0"/>
        </w:rPr>
      </w:r>
    </w:p>
    <w:p w:rsidR="00000000" w:rsidDel="00000000" w:rsidP="00000000" w:rsidRDefault="00000000" w:rsidRPr="00000000" w14:paraId="00000086">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comportamentos emergentes esperados do game. Quais as ações que a pessoa jogadora pode realizar por meio das regras e da estrutura proposta? Por exemplo: É possível explorar o mapa do jogo em busca de pistas sobre a história.</w:t>
      </w:r>
      <w:r w:rsidDel="00000000" w:rsidR="00000000" w:rsidRPr="00000000">
        <w:rPr>
          <w:rFonts w:ascii="Manrope Medium" w:cs="Manrope Medium" w:eastAsia="Manrope Medium" w:hAnsi="Manrope Medium"/>
          <w:sz w:val="20"/>
          <w:szCs w:val="20"/>
          <w:rtl w:val="0"/>
        </w:rPr>
        <w:t xml:space="preserve">&gt; </w:t>
      </w:r>
      <w:r w:rsidDel="00000000" w:rsidR="00000000" w:rsidRPr="00000000">
        <w:rPr>
          <w:rtl w:val="0"/>
        </w:rPr>
      </w:r>
    </w:p>
    <w:p w:rsidR="00000000" w:rsidDel="00000000" w:rsidP="00000000" w:rsidRDefault="00000000" w:rsidRPr="00000000" w14:paraId="00000088">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oxcjvco57vxm" w:id="13"/>
      <w:bookmarkEnd w:id="13"/>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que torna o jogo divertido? Qual a experiência estética que se busca criar por meio do jogo? É um jogo competitivo? É um jogo exploratório? É um jogo de autodescobrimento? Como ele proporciona estas experiências?</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z337ya" w:id="14"/>
      <w:bookmarkEnd w:id="14"/>
      <w:r w:rsidDel="00000000" w:rsidR="00000000" w:rsidRPr="00000000">
        <w:rPr>
          <w:rtl w:val="0"/>
        </w:rPr>
      </w:r>
    </w:p>
    <w:p w:rsidR="00000000" w:rsidDel="00000000" w:rsidP="00000000" w:rsidRDefault="00000000" w:rsidRPr="00000000" w14:paraId="0000008C">
      <w:pPr>
        <w:pStyle w:val="Title"/>
        <w:keepNext w:val="1"/>
        <w:pageBreakBefore w:val="1"/>
        <w:numPr>
          <w:ilvl w:val="0"/>
          <w:numId w:val="1"/>
        </w:numPr>
        <w:pBdr>
          <w:top w:color="000000" w:space="1" w:sz="36" w:val="single"/>
        </w:pBdr>
        <w:spacing w:after="60" w:before="240" w:line="360" w:lineRule="auto"/>
        <w:jc w:val="both"/>
        <w:rPr/>
      </w:pPr>
      <w:bookmarkStart w:colFirst="0" w:colLast="0" w:name="_5jdzsh1a5dqe" w:id="15"/>
      <w:bookmarkEnd w:id="15"/>
      <w:r w:rsidDel="00000000" w:rsidR="00000000" w:rsidRPr="00000000">
        <w:rPr>
          <w:rtl w:val="0"/>
        </w:rPr>
        <w:t xml:space="preserve">Roteiro</w:t>
      </w:r>
      <w:r w:rsidDel="00000000" w:rsidR="00000000" w:rsidRPr="00000000">
        <w:rPr>
          <w:rtl w:val="0"/>
        </w:rPr>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3j2qqm3" w:id="16"/>
      <w:bookmarkEnd w:id="16"/>
      <w:r w:rsidDel="00000000" w:rsidR="00000000" w:rsidRPr="00000000">
        <w:rPr>
          <w:rtl w:val="0"/>
        </w:rPr>
      </w:r>
    </w:p>
    <w:p w:rsidR="00000000" w:rsidDel="00000000" w:rsidP="00000000" w:rsidRDefault="00000000" w:rsidRPr="00000000" w14:paraId="0000008E">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Descrever os seguintes aspectos:</w:t>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Tema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storyline</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Conceito</w:t>
      </w:r>
    </w:p>
    <w:p w:rsidR="00000000" w:rsidDel="00000000" w:rsidP="00000000" w:rsidRDefault="00000000" w:rsidRPr="00000000" w14:paraId="000000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Pano de fundo da história (</w:t>
      </w:r>
      <w:r w:rsidDel="00000000" w:rsidR="00000000" w:rsidRPr="00000000">
        <w:rPr>
          <w:rFonts w:ascii="Manrope Medium" w:cs="Manrope Medium" w:eastAsia="Manrope Medium" w:hAnsi="Manrope Medium"/>
          <w:i w:val="1"/>
          <w:smallCaps w:val="0"/>
          <w:strike w:val="0"/>
          <w:color w:val="000000"/>
          <w:sz w:val="20"/>
          <w:szCs w:val="20"/>
          <w:u w:val="none"/>
          <w:shd w:fill="auto" w:val="clear"/>
          <w:vertAlign w:val="baseline"/>
          <w:rtl w:val="0"/>
        </w:rPr>
        <w:t xml:space="preserve">backstory</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9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Premissa</w:t>
      </w:r>
    </w:p>
    <w:p w:rsidR="00000000" w:rsidDel="00000000" w:rsidP="00000000" w:rsidRDefault="00000000" w:rsidRPr="00000000" w14:paraId="000000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Sinopse</w:t>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Estrutura narrativa escolhida</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360" w:lineRule="auto"/>
        <w:ind w:left="3240" w:right="0" w:hanging="360"/>
        <w:jc w:val="both"/>
        <w:rPr>
          <w:rFonts w:ascii="Manrope Medium" w:cs="Manrope Medium" w:eastAsia="Manrope Medium" w:hAnsi="Manrope Medium"/>
          <w:i w:val="0"/>
          <w:smallCaps w:val="0"/>
          <w:strike w:val="0"/>
          <w:color w:val="000000"/>
          <w:sz w:val="20"/>
          <w:szCs w:val="20"/>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Elementos do roteiro para a estrutura narrativa escolhida</w:t>
      </w:r>
      <w:r w:rsidDel="00000000" w:rsidR="00000000" w:rsidRPr="00000000">
        <w:rPr>
          <w:rFonts w:ascii="Manrope Medium" w:cs="Manrope Medium" w:eastAsia="Manrope Medium" w:hAnsi="Manrope Medium"/>
          <w:sz w:val="20"/>
          <w:szCs w:val="20"/>
          <w:rtl w:val="0"/>
        </w:rPr>
        <w:br w:type="textWrapping"/>
        <w:t xml:space="preserve">&lt;</w:t>
      </w:r>
      <w:r w:rsidDel="00000000" w:rsidR="00000000" w:rsidRPr="00000000">
        <w:rPr>
          <w:rFonts w:ascii="Manrope Medium" w:cs="Manrope Medium" w:eastAsia="Manrope Medium" w:hAnsi="Manrope Medium"/>
          <w:color w:val="4472c4"/>
          <w:sz w:val="20"/>
          <w:szCs w:val="20"/>
          <w:rtl w:val="0"/>
        </w:rPr>
        <w:t xml:space="preserve">Ex: A</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nimação, cut-scenes, McGuffin, diálogos, foreshadowing, inciting incident, etc.</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98">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99">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4472c4"/>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No início do jogo é dada uma ênfase maior para o </w:t>
      </w:r>
      <w:r w:rsidDel="00000000" w:rsidR="00000000" w:rsidRPr="00000000">
        <w:rPr>
          <w:rFonts w:ascii="Manrope Medium" w:cs="Manrope Medium" w:eastAsia="Manrope Medium" w:hAnsi="Manrope Medium"/>
          <w:color w:val="4472c4"/>
          <w:sz w:val="20"/>
          <w:szCs w:val="20"/>
          <w:rtl w:val="0"/>
        </w:rPr>
        <w:t xml:space="preserve">aprendizado, isto</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é, “como jogar”, posteriormente há um aumento significativo na dificuldade e algum mecanismo de premiação pelos objetivos alcançados. Descrever esse mecanismo de premiação. Por exemplo, objetos secretos que aparecem de acordo com a eficiência do jogador, ou seja, aparecerá algum item valendo mais pontos se o jogador alcançar uma pontuação excepcional em um determinado tempo.  Uma forma para o jogo se tornar mais dinâmico é atribuir características aleatórias para o local e o tempo em que esses objetos secretos serão mostrados.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Fazer o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flowchart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do jogo (grafo representando o fluxo do jogo) e descrever </w:t>
      </w:r>
      <w:r w:rsidDel="00000000" w:rsidR="00000000" w:rsidRPr="00000000">
        <w:rPr>
          <w:rFonts w:ascii="Manrope Medium" w:cs="Manrope Medium" w:eastAsia="Manrope Medium" w:hAnsi="Manrope Medium"/>
          <w:color w:val="4472c4"/>
          <w:sz w:val="20"/>
          <w:szCs w:val="20"/>
          <w:rtl w:val="0"/>
        </w:rPr>
        <w:t xml:space="preserve">qual o tipo escolhido</w:t>
      </w:r>
      <w:r w:rsidDel="00000000" w:rsidR="00000000" w:rsidRPr="00000000">
        <w:rPr>
          <w:rFonts w:ascii="Manrope Medium" w:cs="Manrope Medium" w:eastAsia="Manrope Medium" w:hAnsi="Manrope Medium"/>
          <w:i w:val="0"/>
          <w:smallCaps w:val="0"/>
          <w:strike w:val="0"/>
          <w:color w:val="4472c4"/>
          <w:sz w:val="20"/>
          <w:szCs w:val="20"/>
          <w:u w:val="none"/>
          <w:vertAlign w:val="baseline"/>
          <w:rtl w:val="0"/>
        </w:rPr>
        <w:t xml:space="preserv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baseado em ações, em quests, na narrativa, etc</w:t>
      </w:r>
      <w:r w:rsidDel="00000000" w:rsidR="00000000" w:rsidRPr="00000000">
        <w:rPr>
          <w:rFonts w:ascii="Manrope Medium" w:cs="Manrope Medium" w:eastAsia="Manrope Medium" w:hAnsi="Manrope Medium"/>
          <w:color w:val="4472c4"/>
          <w:sz w:val="20"/>
          <w:szCs w:val="20"/>
          <w:rtl w:val="0"/>
        </w:rPr>
        <w:t xml:space="preserv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Justificar de acordo com o gênero escolhido. Por fim, quanto tempo o jogador </w:t>
      </w:r>
      <w:r w:rsidDel="00000000" w:rsidR="00000000" w:rsidRPr="00000000">
        <w:rPr>
          <w:rFonts w:ascii="Manrope Medium" w:cs="Manrope Medium" w:eastAsia="Manrope Medium" w:hAnsi="Manrope Medium"/>
          <w:color w:val="4472c4"/>
          <w:sz w:val="20"/>
          <w:szCs w:val="20"/>
          <w:rtl w:val="0"/>
        </w:rPr>
        <w:t xml:space="preserve">provavelmente utilizará</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com o jogo? Ou seja, uma média de tempo de permanência.</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9D">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9E">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r>
    </w:p>
    <w:p w:rsidR="00000000" w:rsidDel="00000000" w:rsidP="00000000" w:rsidRDefault="00000000" w:rsidRPr="00000000" w14:paraId="0000009F">
      <w:pPr>
        <w:spacing w:after="120" w:before="120" w:line="360" w:lineRule="auto"/>
        <w:ind w:left="252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Juquinha</w:t>
      </w:r>
    </w:p>
    <w:p w:rsidR="00000000" w:rsidDel="00000000" w:rsidP="00000000" w:rsidRDefault="00000000" w:rsidRPr="00000000" w14:paraId="000000A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Juquinha é o pai do Junior e é isso, de tempos em tempos rola um fifinha, ele aparece, dá umas dicas pros pequenos e é apenas por isso que a maior parte dos amigos do filho o conhecem por pelo menos.</w:t>
      </w:r>
    </w:p>
    <w:p w:rsidR="00000000" w:rsidDel="00000000" w:rsidP="00000000" w:rsidRDefault="00000000" w:rsidRPr="00000000" w14:paraId="000000A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Hoje em dia trabalha &lt;Profissão padrão para pai de aluno de escola pública do Alagoas&gt;</w:t>
      </w:r>
    </w:p>
    <w:p w:rsidR="00000000" w:rsidDel="00000000" w:rsidP="00000000" w:rsidRDefault="00000000" w:rsidRPr="00000000" w14:paraId="000000A2">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A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A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A5">
      <w:pPr>
        <w:spacing w:after="120" w:before="120" w:line="360" w:lineRule="auto"/>
        <w:ind w:left="2520" w:firstLine="0"/>
        <w:jc w:val="both"/>
        <w:rPr>
          <w:rFonts w:ascii="Manrope" w:cs="Manrope" w:eastAsia="Manrope" w:hAnsi="Manrope"/>
          <w:b w:val="1"/>
          <w:sz w:val="20"/>
          <w:szCs w:val="20"/>
          <w:u w:val="single"/>
        </w:rPr>
      </w:pPr>
      <w:r w:rsidDel="00000000" w:rsidR="00000000" w:rsidRPr="00000000">
        <w:rPr>
          <w:rFonts w:ascii="Manrope" w:cs="Manrope" w:eastAsia="Manrope" w:hAnsi="Manrope"/>
          <w:b w:val="1"/>
          <w:sz w:val="20"/>
          <w:szCs w:val="20"/>
          <w:u w:val="single"/>
          <w:rtl w:val="0"/>
        </w:rPr>
        <w:t xml:space="preserve">Junior</w:t>
      </w:r>
    </w:p>
    <w:p w:rsidR="00000000" w:rsidDel="00000000" w:rsidP="00000000" w:rsidRDefault="00000000" w:rsidRPr="00000000" w14:paraId="000000A6">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A7">
      <w:pPr>
        <w:spacing w:after="120" w:before="120" w:line="360" w:lineRule="auto"/>
        <w:ind w:left="252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Para cada personagem (se houver mais de um), descrever como foi criado, qual é a sua </w:t>
      </w:r>
      <w:r w:rsidDel="00000000" w:rsidR="00000000" w:rsidRPr="00000000">
        <w:rPr>
          <w:rFonts w:ascii="Manrope Medium" w:cs="Manrope Medium" w:eastAsia="Manrope Medium" w:hAnsi="Manrope Medium"/>
          <w:i w:val="1"/>
          <w:color w:val="4472c4"/>
          <w:sz w:val="20"/>
          <w:szCs w:val="20"/>
          <w:rtl w:val="0"/>
        </w:rPr>
        <w:t xml:space="preserve">backstory</w:t>
      </w:r>
      <w:r w:rsidDel="00000000" w:rsidR="00000000" w:rsidRPr="00000000">
        <w:rPr>
          <w:rFonts w:ascii="Manrope Medium" w:cs="Manrope Medium" w:eastAsia="Manrope Medium" w:hAnsi="Manrope Medium"/>
          <w:color w:val="4472c4"/>
          <w:sz w:val="20"/>
          <w:szCs w:val="20"/>
          <w:rtl w:val="0"/>
        </w:rPr>
        <w:t xml:space="preserve">. É interessante que apareçam os esboços (desenhos) do mesmo. Deve existir algum mecanismo inicial para a seleção de personagem, quando for o caso. Deve permitir seleção de itens básicos iniciais para o personagem, quando for o caso.</w:t>
      </w:r>
      <w:r w:rsidDel="00000000" w:rsidR="00000000" w:rsidRPr="00000000">
        <w:rPr>
          <w:rFonts w:ascii="Manrope Medium" w:cs="Manrope Medium" w:eastAsia="Manrope Medium" w:hAnsi="Manrope Medium"/>
          <w:color w:val="4472c4"/>
          <w:sz w:val="20"/>
          <w:szCs w:val="20"/>
          <w:rtl w:val="0"/>
        </w:rPr>
        <w:br w:type="textWrapping"/>
        <w:t xml:space="preserve">Explicar quando se trata de um NPC (Non-playble character, ou personagem não jogável).</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0A8">
      <w:pPr>
        <w:pStyle w:val="Title"/>
        <w:numPr>
          <w:ilvl w:val="0"/>
          <w:numId w:val="1"/>
        </w:numPr>
        <w:rPr>
          <w:rFonts w:ascii="Space Mono" w:cs="Space Mono" w:eastAsia="Space Mono" w:hAnsi="Space Mono"/>
          <w:b w:val="1"/>
          <w:sz w:val="32"/>
          <w:szCs w:val="32"/>
        </w:rPr>
      </w:pPr>
      <w:bookmarkStart w:colFirst="0" w:colLast="0" w:name="_86qnwnmaxoxa" w:id="17"/>
      <w:bookmarkEnd w:id="17"/>
      <w:r w:rsidDel="00000000" w:rsidR="00000000" w:rsidRPr="00000000">
        <w:rPr>
          <w:rtl w:val="0"/>
        </w:rPr>
        <w:t xml:space="preserve">Recursos Visuais</w:t>
      </w:r>
    </w:p>
    <w:p w:rsidR="00000000" w:rsidDel="00000000" w:rsidP="00000000" w:rsidRDefault="00000000" w:rsidRPr="00000000" w14:paraId="000000A9">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AA">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p>
    <w:p w:rsidR="00000000" w:rsidDel="00000000" w:rsidP="00000000" w:rsidRDefault="00000000" w:rsidRPr="00000000" w14:paraId="000000A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as principais telas do jogo, com estudos de proporção entre personagens, objetos e elementos do cenário.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A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AD">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AE">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p>
    <w:p w:rsidR="00000000" w:rsidDel="00000000" w:rsidP="00000000" w:rsidRDefault="00000000" w:rsidRPr="00000000" w14:paraId="000000A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os elementos gráficos da interface de jogo. Deve constar o detalhamento da HUD e exemplos de sua aplicação nas telas mais comuns.</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B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1">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B2">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r w:rsidDel="00000000" w:rsidR="00000000" w:rsidRPr="00000000">
        <w:rPr>
          <w:rtl w:val="0"/>
        </w:rPr>
      </w:r>
    </w:p>
    <w:tbl>
      <w:tblPr>
        <w:tblStyle w:val="Table3"/>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B3">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B4">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B5">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B6">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7">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8">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9">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A">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BB">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Tipo do asset. Ex: Ícone</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B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Mapa 1</w:t>
            </w:r>
            <w:r w:rsidDel="00000000" w:rsidR="00000000" w:rsidRPr="00000000">
              <w:rPr>
                <w:rFonts w:ascii="Manrope Medium" w:cs="Manrope Medium" w:eastAsia="Manrope Medium" w:hAnsi="Manrope Medium"/>
                <w:sz w:val="18"/>
                <w:szCs w:val="18"/>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B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Ícone de maçã.</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BE">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ico_maca.png</w:t>
            </w:r>
            <w:r w:rsidDel="00000000" w:rsidR="00000000" w:rsidRPr="00000000">
              <w:rPr>
                <w:rFonts w:ascii="Manrope Medium" w:cs="Manrope Medium" w:eastAsia="Manrope Medium" w:hAnsi="Manrope Medium"/>
                <w:sz w:val="18"/>
                <w:szCs w:val="18"/>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B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C0">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C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C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C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C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C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C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C7">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C8">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C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C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bl>
    <w:p w:rsidR="00000000" w:rsidDel="00000000" w:rsidP="00000000" w:rsidRDefault="00000000" w:rsidRPr="00000000" w14:paraId="000000CB">
      <w:pPr>
        <w:pStyle w:val="Title"/>
        <w:numPr>
          <w:ilvl w:val="0"/>
          <w:numId w:val="1"/>
        </w:numPr>
        <w:rPr>
          <w:rFonts w:ascii="Space Mono" w:cs="Space Mono" w:eastAsia="Space Mono" w:hAnsi="Space Mono"/>
          <w:b w:val="1"/>
          <w:sz w:val="32"/>
          <w:szCs w:val="32"/>
        </w:rPr>
      </w:pPr>
      <w:bookmarkStart w:colFirst="0" w:colLast="0" w:name="_rez6ehagodx3" w:id="18"/>
      <w:bookmarkEnd w:id="18"/>
      <w:r w:rsidDel="00000000" w:rsidR="00000000" w:rsidRPr="00000000">
        <w:rPr>
          <w:rtl w:val="0"/>
        </w:rPr>
        <w:t xml:space="preserve">Efeitos Sonoros e Música</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CE">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p>
    <w:p w:rsidR="00000000" w:rsidDel="00000000" w:rsidP="00000000" w:rsidRDefault="00000000" w:rsidRPr="00000000" w14:paraId="000000C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a lógica de seleção dos sons de interação com a interface, se houver. Existe uma preocupação com a acessibilidade? Com a confirmação de um comando aplicado por meio de recurso sonoro?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D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1">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D2">
      <w:pPr>
        <w:numPr>
          <w:ilvl w:val="1"/>
          <w:numId w:val="1"/>
        </w:numPr>
        <w:spacing w:after="120" w:before="120" w:line="360" w:lineRule="auto"/>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p>
    <w:p w:rsidR="00000000" w:rsidDel="00000000" w:rsidP="00000000" w:rsidRDefault="00000000" w:rsidRPr="00000000" w14:paraId="000000D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São utilizados sons de ação dentro do game? Ex: Som de exclamação ao se selecionar um NPC para conversar, som de uma bola sendo arremessada,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D4">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5">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D6">
      <w:pPr>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p>
    <w:p w:rsidR="00000000" w:rsidDel="00000000" w:rsidP="00000000" w:rsidRDefault="00000000" w:rsidRPr="00000000" w14:paraId="000000D7">
      <w:pPr>
        <w:spacing w:after="120" w:before="120" w:line="360" w:lineRule="auto"/>
        <w:ind w:left="252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Foi selecionada alguma trilha sonora de uso livre para o jogo? Qual o critério de seleção? Foi composta alguma pelos componentes do grupo? Qual a atmosfera que se pretendia causar? Em quais momentos a trilha sonora é importante para a intensidade da experiência de jogo?</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0D8">
      <w:pPr>
        <w:pStyle w:val="Title"/>
        <w:numPr>
          <w:ilvl w:val="0"/>
          <w:numId w:val="1"/>
        </w:numPr>
        <w:rPr>
          <w:rFonts w:ascii="Space Mono" w:cs="Space Mono" w:eastAsia="Space Mono" w:hAnsi="Space Mono"/>
          <w:b w:val="1"/>
          <w:sz w:val="32"/>
          <w:szCs w:val="32"/>
        </w:rPr>
      </w:pPr>
      <w:bookmarkStart w:colFirst="0" w:colLast="0" w:name="_y39aecermcdg" w:id="19"/>
      <w:bookmarkEnd w:id="19"/>
      <w:commentRangeStart w:id="0"/>
      <w:r w:rsidDel="00000000" w:rsidR="00000000" w:rsidRPr="00000000">
        <w:rPr>
          <w:rtl w:val="0"/>
        </w:rPr>
        <w:t xml:space="preserve">Análise de Mercado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9">
      <w:pPr>
        <w:spacing w:line="360" w:lineRule="auto"/>
        <w:rPr>
          <w:rFonts w:ascii="Manrope" w:cs="Manrope" w:eastAsia="Manrope" w:hAnsi="Manrope"/>
        </w:rPr>
      </w:pPr>
      <w:r w:rsidDel="00000000" w:rsidR="00000000" w:rsidRPr="00000000">
        <w:rPr>
          <w:rFonts w:ascii="Manrope" w:cs="Manrope" w:eastAsia="Manrope" w:hAnsi="Manrope"/>
          <w:rtl w:val="0"/>
        </w:rPr>
        <w:t xml:space="preserve">O mercado de jogos educativos é amplo e diversificado devido à crescente demanda de pedagogos interessados nesse método de ensino, o qual é mais lúdico e efetivo no aprendizado em sala de aula e em casa.</w:t>
      </w:r>
    </w:p>
    <w:p w:rsidR="00000000" w:rsidDel="00000000" w:rsidP="00000000" w:rsidRDefault="00000000" w:rsidRPr="00000000" w14:paraId="000000DA">
      <w:pPr>
        <w:spacing w:line="360" w:lineRule="auto"/>
        <w:rPr>
          <w:rFonts w:ascii="Manrope" w:cs="Manrope" w:eastAsia="Manrope" w:hAnsi="Manrope"/>
        </w:rPr>
      </w:pPr>
      <w:r w:rsidDel="00000000" w:rsidR="00000000" w:rsidRPr="00000000">
        <w:rPr>
          <w:rFonts w:ascii="Manrope" w:cs="Manrope" w:eastAsia="Manrope" w:hAnsi="Manrope"/>
          <w:rtl w:val="0"/>
        </w:rPr>
        <w:t xml:space="preserve">Apesar disso, segundo a pesquisa TIC Educação 2019, 39% dos alunos de escolas públicas urbanas não possuem computador ou tablet. Isso dificulta a diversificação dos métodos de aprendizagem, como o uso de jogos que permitem a criação de melhores contextos de ensino, além de mobilizar o currículo ao trabalhá-lo de forma prática e significativa.</w:t>
      </w:r>
    </w:p>
    <w:p w:rsidR="00000000" w:rsidDel="00000000" w:rsidP="00000000" w:rsidRDefault="00000000" w:rsidRPr="00000000" w14:paraId="000000DB">
      <w:pPr>
        <w:spacing w:line="360" w:lineRule="auto"/>
        <w:rPr>
          <w:rFonts w:ascii="Manrope" w:cs="Manrope" w:eastAsia="Manrope" w:hAnsi="Manrope"/>
        </w:rPr>
      </w:pPr>
      <w:r w:rsidDel="00000000" w:rsidR="00000000" w:rsidRPr="00000000">
        <w:rPr>
          <w:rFonts w:ascii="Manrope" w:cs="Manrope" w:eastAsia="Manrope" w:hAnsi="Manrope"/>
          <w:rtl w:val="0"/>
        </w:rPr>
        <w:t xml:space="preserve">No Brasil, as escolas públicas enfrentam desafios financeiros e logísticos para a incorporação de tecnologia em suas práticas de ensino, mas também há esforços para melhorar a formação de professores e acesso a recursos tecnológicos nas escolas, como a iniciativa "Programa Nacional de Tecnologia Educacional", que possui o objetivo de fornecer apoio e recursos tecnológicos às escolas, incluindo jogos educativos.</w:t>
      </w:r>
    </w:p>
    <w:p w:rsidR="00000000" w:rsidDel="00000000" w:rsidP="00000000" w:rsidRDefault="00000000" w:rsidRPr="00000000" w14:paraId="000000DC">
      <w:pPr>
        <w:spacing w:line="360" w:lineRule="auto"/>
        <w:rPr>
          <w:rFonts w:ascii="Manrope" w:cs="Manrope" w:eastAsia="Manrope" w:hAnsi="Manrope"/>
        </w:rPr>
      </w:pPr>
      <w:r w:rsidDel="00000000" w:rsidR="00000000" w:rsidRPr="00000000">
        <w:rPr>
          <w:rtl w:val="0"/>
        </w:rPr>
      </w:r>
    </w:p>
    <w:p w:rsidR="00000000" w:rsidDel="00000000" w:rsidP="00000000" w:rsidRDefault="00000000" w:rsidRPr="00000000" w14:paraId="000000DD">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DE">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tbl>
      <w:tblPr>
        <w:tblStyle w:val="Table4"/>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4.5"/>
        <w:gridCol w:w="4964.5"/>
        <w:tblGridChange w:id="0">
          <w:tblGrid>
            <w:gridCol w:w="4964.5"/>
            <w:gridCol w:w="4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Forças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Fraquezas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Boa Reputação *</w:t>
            </w:r>
            <w:r w:rsidDel="00000000" w:rsidR="00000000" w:rsidRPr="00000000">
              <w:rPr>
                <w:rFonts w:ascii="Roboto" w:cs="Roboto" w:eastAsia="Roboto" w:hAnsi="Roboto"/>
                <w:sz w:val="24"/>
                <w:szCs w:val="24"/>
                <w:highlight w:val="white"/>
                <w:rtl w:val="0"/>
              </w:rPr>
              <w:t xml:space="preserve">Times Higher Education (2023)</w: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Avaliação acima da média pelo MEC *</w:t>
            </w:r>
            <w:r w:rsidDel="00000000" w:rsidR="00000000" w:rsidRPr="00000000">
              <w:rPr>
                <w:rFonts w:ascii="Roboto" w:cs="Roboto" w:eastAsia="Roboto" w:hAnsi="Roboto"/>
                <w:sz w:val="24"/>
                <w:szCs w:val="24"/>
                <w:highlight w:val="white"/>
                <w:rtl w:val="0"/>
              </w:rPr>
              <w:t xml:space="preserve">Luna (2021)</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Localização de baixa violência *</w:t>
            </w:r>
            <w:r w:rsidDel="00000000" w:rsidR="00000000" w:rsidRPr="00000000">
              <w:rPr>
                <w:rFonts w:ascii="Roboto" w:cs="Roboto" w:eastAsia="Roboto" w:hAnsi="Roboto"/>
                <w:sz w:val="24"/>
                <w:szCs w:val="24"/>
                <w:highlight w:val="white"/>
                <w:rtl w:val="0"/>
              </w:rPr>
              <w:t xml:space="preserve">ASCOM e Siqueira (2021)</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Possui cursos técnicos  *</w:t>
            </w:r>
            <w:r w:rsidDel="00000000" w:rsidR="00000000" w:rsidRPr="00000000">
              <w:rPr>
                <w:rFonts w:ascii="Roboto" w:cs="Roboto" w:eastAsia="Roboto" w:hAnsi="Roboto"/>
                <w:sz w:val="24"/>
                <w:szCs w:val="24"/>
                <w:highlight w:val="white"/>
                <w:rtl w:val="0"/>
              </w:rPr>
              <w:t xml:space="preserve">(ASCOM UFAL, 2018)</w:t>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60 anos no mercado *</w:t>
            </w:r>
            <w:r w:rsidDel="00000000" w:rsidR="00000000" w:rsidRPr="00000000">
              <w:rPr>
                <w:rFonts w:ascii="Roboto" w:cs="Roboto" w:eastAsia="Roboto" w:hAnsi="Roboto"/>
                <w:sz w:val="24"/>
                <w:szCs w:val="24"/>
                <w:highlight w:val="white"/>
                <w:rtl w:val="0"/>
              </w:rPr>
              <w:t xml:space="preserve">(ARAÚJO, 2021)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Modelo de negócio dificulta obtenção de recursos e baixo caixa atual *</w:t>
            </w:r>
            <w:r w:rsidDel="00000000" w:rsidR="00000000" w:rsidRPr="00000000">
              <w:rPr>
                <w:rFonts w:ascii="Roboto" w:cs="Roboto" w:eastAsia="Roboto" w:hAnsi="Roboto"/>
                <w:sz w:val="24"/>
                <w:szCs w:val="24"/>
                <w:highlight w:val="white"/>
                <w:rtl w:val="0"/>
              </w:rPr>
              <w:t xml:space="preserve">(CHAGAS; JUSTINO, 2013) e (MUGNATTO, 2021)</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Método de ensino pouco atrativo * </w:t>
            </w:r>
            <w:r w:rsidDel="00000000" w:rsidR="00000000" w:rsidRPr="00000000">
              <w:rPr>
                <w:rFonts w:ascii="Roboto" w:cs="Roboto" w:eastAsia="Roboto" w:hAnsi="Roboto"/>
                <w:sz w:val="24"/>
                <w:szCs w:val="24"/>
                <w:highlight w:val="white"/>
                <w:rtl w:val="0"/>
              </w:rPr>
              <w:t xml:space="preserve">(PALHARES, 2022)</w:t>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Dificuldade de adaptação/inovação da universidade *</w:t>
            </w:r>
            <w:r w:rsidDel="00000000" w:rsidR="00000000" w:rsidRPr="00000000">
              <w:rPr>
                <w:rFonts w:ascii="Roboto" w:cs="Roboto" w:eastAsia="Roboto" w:hAnsi="Roboto"/>
                <w:sz w:val="24"/>
                <w:szCs w:val="24"/>
                <w:highlight w:val="white"/>
                <w:rtl w:val="0"/>
              </w:rPr>
              <w:t xml:space="preserve">(SILVEIRA, 2021)</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Baixa visibilidade internacionais *</w:t>
            </w:r>
            <w:r w:rsidDel="00000000" w:rsidR="00000000" w:rsidRPr="00000000">
              <w:rPr>
                <w:rFonts w:ascii="Roboto" w:cs="Roboto" w:eastAsia="Roboto" w:hAnsi="Roboto"/>
                <w:sz w:val="24"/>
                <w:szCs w:val="24"/>
                <w:highlight w:val="white"/>
                <w:rtl w:val="0"/>
              </w:rPr>
              <w:t xml:space="preserve">Times Higher Education (2023)</w:t>
            </w:r>
            <w:r w:rsidDel="00000000" w:rsidR="00000000" w:rsidRPr="00000000">
              <w:rPr>
                <w:rtl w:val="0"/>
              </w:rPr>
            </w:r>
          </w:p>
        </w:tc>
      </w:tr>
    </w:tbl>
    <w:p w:rsidR="00000000" w:rsidDel="00000000" w:rsidP="00000000" w:rsidRDefault="00000000" w:rsidRPr="00000000" w14:paraId="000000F1">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F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4.5"/>
        <w:gridCol w:w="4964.5"/>
        <w:tblGridChange w:id="0">
          <w:tblGrid>
            <w:gridCol w:w="4964.5"/>
            <w:gridCol w:w="4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Oportunidades</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Ameaças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Aumento do interesse por cursos técnicos *</w:t>
            </w:r>
            <w:r w:rsidDel="00000000" w:rsidR="00000000" w:rsidRPr="00000000">
              <w:rPr>
                <w:rFonts w:ascii="Roboto" w:cs="Roboto" w:eastAsia="Roboto" w:hAnsi="Roboto"/>
                <w:sz w:val="24"/>
                <w:szCs w:val="24"/>
                <w:highlight w:val="white"/>
                <w:rtl w:val="0"/>
              </w:rPr>
              <w:t xml:space="preserve">(IBGE..., 2017)</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Uso de novas tecnologias *</w:t>
            </w:r>
            <w:r w:rsidDel="00000000" w:rsidR="00000000" w:rsidRPr="00000000">
              <w:rPr>
                <w:rFonts w:ascii="Roboto" w:cs="Roboto" w:eastAsia="Roboto" w:hAnsi="Roboto"/>
                <w:sz w:val="24"/>
                <w:szCs w:val="24"/>
                <w:highlight w:val="white"/>
                <w:rtl w:val="0"/>
              </w:rPr>
              <w:t xml:space="preserve">(USP..., 2018)</w:t>
            </w:r>
            <w:r w:rsidDel="00000000" w:rsidR="00000000" w:rsidRPr="00000000">
              <w:rPr>
                <w:rtl w:val="0"/>
              </w:rPr>
            </w:r>
          </w:p>
          <w:p w:rsidR="00000000" w:rsidDel="00000000" w:rsidP="00000000" w:rsidRDefault="00000000" w:rsidRPr="00000000" w14:paraId="000000F9">
            <w:pPr>
              <w:widowControl w:val="0"/>
              <w:spacing w:line="240" w:lineRule="auto"/>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FA">
            <w:pPr>
              <w:widowControl w:val="0"/>
              <w:spacing w:line="240" w:lineRule="auto"/>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Novo cenário político, com possível aumento do investimento público *(VILELA,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Ascensão de plataformas e cursos online *</w:t>
            </w:r>
            <w:r w:rsidDel="00000000" w:rsidR="00000000" w:rsidRPr="00000000">
              <w:rPr>
                <w:rFonts w:ascii="Roboto" w:cs="Roboto" w:eastAsia="Roboto" w:hAnsi="Roboto"/>
                <w:sz w:val="24"/>
                <w:szCs w:val="24"/>
                <w:highlight w:val="white"/>
                <w:rtl w:val="0"/>
              </w:rPr>
              <w:t xml:space="preserve">(..., 2021)</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Greve *</w:t>
            </w:r>
            <w:r w:rsidDel="00000000" w:rsidR="00000000" w:rsidRPr="00000000">
              <w:rPr>
                <w:rFonts w:ascii="Roboto" w:cs="Roboto" w:eastAsia="Roboto" w:hAnsi="Roboto"/>
                <w:sz w:val="24"/>
                <w:szCs w:val="24"/>
                <w:highlight w:val="white"/>
                <w:rtl w:val="0"/>
              </w:rPr>
              <w:t xml:space="preserve">2i9 (2022)</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Escassez de professores qualificados *</w:t>
            </w:r>
            <w:r w:rsidDel="00000000" w:rsidR="00000000" w:rsidRPr="00000000">
              <w:rPr>
                <w:rFonts w:ascii="Roboto" w:cs="Roboto" w:eastAsia="Roboto" w:hAnsi="Roboto"/>
                <w:sz w:val="24"/>
                <w:szCs w:val="24"/>
                <w:highlight w:val="white"/>
                <w:rtl w:val="0"/>
              </w:rPr>
              <w:t xml:space="preserve">(MARQUES, 2022)</w:t>
            </w:r>
            <w:r w:rsidDel="00000000" w:rsidR="00000000" w:rsidRPr="00000000">
              <w:rPr>
                <w:rtl w:val="0"/>
              </w:rPr>
            </w:r>
          </w:p>
        </w:tc>
      </w:tr>
    </w:tbl>
    <w:p w:rsidR="00000000" w:rsidDel="00000000" w:rsidP="00000000" w:rsidRDefault="00000000" w:rsidRPr="00000000" w14:paraId="00000100">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01">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02">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r w:rsidDel="00000000" w:rsidR="00000000" w:rsidRPr="00000000">
        <w:rPr>
          <w:rtl w:val="0"/>
        </w:rPr>
      </w:r>
    </w:p>
    <w:p w:rsidR="00000000" w:rsidDel="00000000" w:rsidP="00000000" w:rsidRDefault="00000000" w:rsidRPr="00000000" w14:paraId="00000103">
      <w:pPr>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As 5 forças de Porter são uma ferramenta de análise de mercado que busca detalhar os fatores que influenciam o contexto de uma empresa, através da definição dos concorrentes, fornecedores, clientes, novos entrantes e substitutos. Ao analisar a Universidade Federal de Alagoas, encontramos os seguintes fatores:</w:t>
      </w:r>
    </w:p>
    <w:tbl>
      <w:tblPr>
        <w:tblStyle w:val="Table6"/>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5.8"/>
        <w:gridCol w:w="1985.8"/>
        <w:gridCol w:w="1985.8"/>
        <w:gridCol w:w="1985.8"/>
        <w:gridCol w:w="1985.8"/>
        <w:tblGridChange w:id="0">
          <w:tblGrid>
            <w:gridCol w:w="1985.8"/>
            <w:gridCol w:w="1985.8"/>
            <w:gridCol w:w="1985.8"/>
            <w:gridCol w:w="1985.8"/>
            <w:gridCol w:w="198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Concorrentes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Fornecedores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Novos Entrantes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Substitutos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Universidades públicas e privadas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Governo Federal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Estudantes.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1. Novas faculdades físicas</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2. Faculdades 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1. Cursos técnicos; </w:t>
              <w:br w:type="textWrapping"/>
              <w:t xml:space="preserve">2.Cursos online;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r>
    </w:tbl>
    <w:p w:rsidR="00000000" w:rsidDel="00000000" w:rsidP="00000000" w:rsidRDefault="00000000" w:rsidRPr="00000000" w14:paraId="00000110">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1">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Concorrentes</w:t>
      </w:r>
      <w:r w:rsidDel="00000000" w:rsidR="00000000" w:rsidRPr="00000000">
        <w:rPr>
          <w:rFonts w:ascii="Manrope Medium" w:cs="Manrope Medium" w:eastAsia="Manrope Medium" w:hAnsi="Manrope Medium"/>
          <w:sz w:val="20"/>
          <w:szCs w:val="20"/>
          <w:rtl w:val="0"/>
        </w:rPr>
        <w:t xml:space="preserve">:  Os concorrentes diretos principais são outras universidades (públicas e privadas) de Alagoas, assim como de todo o Brasil. No primeiro caso, a UFAL se faz forte em frente à concorrência pelo seu prestígio e qualidade de ensino e pesquisa, portanto os estudantes que não podem ou não estão dispostos a ir para outros Estados almejam veementemente a federal. Por outro lado, entre as federais brasileiras a UFAL possui concorrentes também de alto nível, sendo assim torna-se extremamente competitivo trazer aqueles que possuem alta mobilidade geográfica.</w:t>
      </w:r>
    </w:p>
    <w:p w:rsidR="00000000" w:rsidDel="00000000" w:rsidP="00000000" w:rsidRDefault="00000000" w:rsidRPr="00000000" w14:paraId="00000112">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Fornecedores</w:t>
      </w:r>
      <w:r w:rsidDel="00000000" w:rsidR="00000000" w:rsidRPr="00000000">
        <w:rPr>
          <w:rFonts w:ascii="Manrope Medium" w:cs="Manrope Medium" w:eastAsia="Manrope Medium" w:hAnsi="Manrope Medium"/>
          <w:sz w:val="20"/>
          <w:szCs w:val="20"/>
          <w:rtl w:val="0"/>
        </w:rPr>
        <w:t xml:space="preserve">: O principal fornecedor da UFAL, por sua natureza, é o governo federal, sendo a instituição com quase todo o investimento na universidade. Tal característica traz força para o governo pressionar decisões da universidade, em troca de verba, e causa instabilidade para a instituição de ensino.</w:t>
      </w:r>
    </w:p>
    <w:p w:rsidR="00000000" w:rsidDel="00000000" w:rsidP="00000000" w:rsidRDefault="00000000" w:rsidRPr="00000000" w14:paraId="00000113">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Clientes</w:t>
      </w:r>
      <w:r w:rsidDel="00000000" w:rsidR="00000000" w:rsidRPr="00000000">
        <w:rPr>
          <w:rFonts w:ascii="Manrope Medium" w:cs="Manrope Medium" w:eastAsia="Manrope Medium" w:hAnsi="Manrope Medium"/>
          <w:sz w:val="20"/>
          <w:szCs w:val="20"/>
          <w:rtl w:val="0"/>
        </w:rPr>
        <w:t xml:space="preserve">: Os estudantes possuem pouco poder de barganha, uma vez que a universidade não depende deles, diretamente, para a arrecadação e sim de pesquisa e da verba do Governo Federal. Entretanto, os estudantes de graduação, no longo prazo, tendem a trazer os resultados na área da pesquisa e visibilidade nacional e, consequentemente, para o governo. Além disso, as organizações estudantis integram uma pressão relevante para a universidade, muitas vezes realizando greves.</w:t>
      </w:r>
    </w:p>
    <w:p w:rsidR="00000000" w:rsidDel="00000000" w:rsidP="00000000" w:rsidRDefault="00000000" w:rsidRPr="00000000" w14:paraId="00000114">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Novos entrantes: </w:t>
      </w:r>
      <w:r w:rsidDel="00000000" w:rsidR="00000000" w:rsidRPr="00000000">
        <w:rPr>
          <w:rFonts w:ascii="Manrope Medium" w:cs="Manrope Medium" w:eastAsia="Manrope Medium" w:hAnsi="Manrope Medium"/>
          <w:sz w:val="20"/>
          <w:szCs w:val="20"/>
          <w:rtl w:val="0"/>
        </w:rPr>
        <w:t xml:space="preserve">Nos últimos anos as regulamentações e a necessidade de investimento para se abrir uma instituição de ensino superior, principalmente online, reduziram muito. Junto a isso, a tendência de aumento da conectividade mundial e do ensino à distância, facilita ainda mais a entrada de novos concorrentes. Exercendo forte pressão nos </w:t>
      </w:r>
      <w:r w:rsidDel="00000000" w:rsidR="00000000" w:rsidRPr="00000000">
        <w:rPr>
          <w:rFonts w:ascii="Manrope Medium" w:cs="Manrope Medium" w:eastAsia="Manrope Medium" w:hAnsi="Manrope Medium"/>
          <w:sz w:val="20"/>
          <w:szCs w:val="20"/>
          <w:rtl w:val="0"/>
        </w:rPr>
        <w:t xml:space="preserve">players</w:t>
      </w:r>
      <w:r w:rsidDel="00000000" w:rsidR="00000000" w:rsidRPr="00000000">
        <w:rPr>
          <w:rFonts w:ascii="Manrope Medium" w:cs="Manrope Medium" w:eastAsia="Manrope Medium" w:hAnsi="Manrope Medium"/>
          <w:sz w:val="20"/>
          <w:szCs w:val="20"/>
          <w:rtl w:val="0"/>
        </w:rPr>
        <w:t xml:space="preserve"> atuais. </w:t>
      </w:r>
    </w:p>
    <w:p w:rsidR="00000000" w:rsidDel="00000000" w:rsidP="00000000" w:rsidRDefault="00000000" w:rsidRPr="00000000" w14:paraId="00000115">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Substitutos</w:t>
      </w:r>
      <w:r w:rsidDel="00000000" w:rsidR="00000000" w:rsidRPr="00000000">
        <w:rPr>
          <w:rFonts w:ascii="Manrope Medium" w:cs="Manrope Medium" w:eastAsia="Manrope Medium" w:hAnsi="Manrope Medium"/>
          <w:sz w:val="20"/>
          <w:szCs w:val="20"/>
          <w:rtl w:val="0"/>
        </w:rPr>
        <w:t xml:space="preserve">: Apesar de não serem extensos e complexos como uma graduação, os cursos técnicos apresentam forte tendência no Brasil, por propiciar para seus clientes rápida entrada no mercado e conteúdo prático. No que tange os cursos online, a competição tende a tomar cada vez mais espaço, uma vez que diversas universidades de referência mundial utilizam dessas ferramentas, associadas aos seus prestígios, para disponibilizar conteúdo com alta qualidade, baixo custo e grande escala.</w:t>
      </w:r>
    </w:p>
    <w:p w:rsidR="00000000" w:rsidDel="00000000" w:rsidP="00000000" w:rsidRDefault="00000000" w:rsidRPr="00000000" w14:paraId="00000116">
      <w:pPr>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7">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18">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r>
      <w:r w:rsidDel="00000000" w:rsidR="00000000" w:rsidRPr="00000000">
        <w:rPr>
          <w:rtl w:val="0"/>
        </w:rPr>
      </w:r>
    </w:p>
    <w:p w:rsidR="00000000" w:rsidDel="00000000" w:rsidP="00000000" w:rsidRDefault="00000000" w:rsidRPr="00000000" w14:paraId="00000119">
      <w:pPr>
        <w:widowControl w:val="0"/>
        <w:spacing w:line="360" w:lineRule="auto"/>
        <w:ind w:firstLine="720"/>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jogo </w:t>
      </w:r>
      <w:r w:rsidDel="00000000" w:rsidR="00000000" w:rsidRPr="00000000">
        <w:rPr>
          <w:rFonts w:ascii="Manrope Medium" w:cs="Manrope Medium" w:eastAsia="Manrope Medium" w:hAnsi="Manrope Medium"/>
          <w:sz w:val="20"/>
          <w:szCs w:val="20"/>
          <w:rtl w:val="0"/>
        </w:rPr>
        <w:t xml:space="preserve">Alaventura</w:t>
      </w:r>
      <w:r w:rsidDel="00000000" w:rsidR="00000000" w:rsidRPr="00000000">
        <w:rPr>
          <w:rFonts w:ascii="Manrope Medium" w:cs="Manrope Medium" w:eastAsia="Manrope Medium" w:hAnsi="Manrope Medium"/>
          <w:sz w:val="20"/>
          <w:szCs w:val="20"/>
          <w:rtl w:val="0"/>
        </w:rPr>
        <w:t xml:space="preserve"> está sendo desenvolvido para crianças alagoanas que precisam aprender lógica de programação mas não tem muito acesso a meios digitais de ensino. Nosso objetivo, como desenvolvedores do jogo, é que os estudantes se divirtam enquanto adquirem um novo conhecimento.  </w:t>
      </w:r>
    </w:p>
    <w:p w:rsidR="00000000" w:rsidDel="00000000" w:rsidP="00000000" w:rsidRDefault="00000000" w:rsidRPr="00000000" w14:paraId="0000011A">
      <w:pPr>
        <w:widowControl w:val="0"/>
        <w:spacing w:line="360" w:lineRule="auto"/>
        <w:ind w:firstLine="720"/>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Diferentemente dos métodos de ensino tradicionais, o uso da tecnologia possui a capacidade de engajar ainda mais os alunos no processo de aprendizagem. Além disso, o nosso produto apresenta a cultura alagoana como parte essencial do aprendizado, visando maior conexão entre as crianças e o jogo.</w:t>
      </w:r>
      <w:r w:rsidDel="00000000" w:rsidR="00000000" w:rsidRPr="00000000">
        <w:rPr>
          <w:rtl w:val="0"/>
        </w:rPr>
      </w:r>
    </w:p>
    <w:p w:rsidR="00000000" w:rsidDel="00000000" w:rsidP="00000000" w:rsidRDefault="00000000" w:rsidRPr="00000000" w14:paraId="0000011B">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1C">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 de Riscos</w:t>
      </w:r>
    </w:p>
    <w:p w:rsidR="00000000" w:rsidDel="00000000" w:rsidP="00000000" w:rsidRDefault="00000000" w:rsidRPr="00000000" w14:paraId="0000011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matriz é uma ferramenta para analisar os riscos e impactos envolvidos no projeto. Considerando as probabilidades e riscos abaixo, o nosso plano de ação é prevenir os fatos de impacto moderado e catastrófico, criando um esquema de revisão de códigos e compatibilidades, além de realizar pesquisas sobre o uso do produto após os testes e organizar o grupo para cumprir com as tarefas.</w:t>
      </w:r>
    </w:p>
    <w:p w:rsidR="00000000" w:rsidDel="00000000" w:rsidP="00000000" w:rsidRDefault="00000000" w:rsidRPr="00000000" w14:paraId="0000011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tbl>
      <w:tblPr>
        <w:tblStyle w:val="Table7"/>
        <w:tblW w:w="99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2.25"/>
        <w:gridCol w:w="2482.25"/>
        <w:gridCol w:w="2482.25"/>
        <w:gridCol w:w="2482.25"/>
        <w:tblGridChange w:id="0">
          <w:tblGrid>
            <w:gridCol w:w="2482.25"/>
            <w:gridCol w:w="2482.25"/>
            <w:gridCol w:w="2482.25"/>
            <w:gridCol w:w="248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Probabilidade/Impacto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Insignificante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Catastrófico</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Travamentos rápidos na hora de rodar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Desenvolver uma solução muito semelhante a outro grupo.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Falta de dispositivos.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Média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Erros de compatibilidade específicas;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Usabilidade ruim para os professores;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Jogo sem acessibilidade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Bug fatal.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Baixa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Crianças se viciaram.</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As crianças não gostarem do personagem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anrope Medium" w:cs="Manrope Medium" w:eastAsia="Manrope Medium" w:hAnsi="Manrope Medium"/>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Falta de engajamento das crianças/usuário não gostar; </w:t>
            </w:r>
          </w:p>
          <w:p w:rsidR="00000000" w:rsidDel="00000000" w:rsidP="00000000" w:rsidRDefault="00000000" w:rsidRPr="00000000" w14:paraId="00000132">
            <w:pPr>
              <w:widowControl w:val="0"/>
              <w:spacing w:line="240"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Não entregar o projeto.</w:t>
            </w:r>
          </w:p>
          <w:p w:rsidR="00000000" w:rsidDel="00000000" w:rsidP="00000000" w:rsidRDefault="00000000" w:rsidRPr="00000000" w14:paraId="00000133">
            <w:pPr>
              <w:widowControl w:val="0"/>
              <w:spacing w:line="240" w:lineRule="auto"/>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Falta de organização</w:t>
            </w:r>
          </w:p>
        </w:tc>
      </w:tr>
    </w:tbl>
    <w:p w:rsidR="00000000" w:rsidDel="00000000" w:rsidP="00000000" w:rsidRDefault="00000000" w:rsidRPr="00000000" w14:paraId="00000134">
      <w:pPr>
        <w:pStyle w:val="Title"/>
        <w:keepNext w:val="1"/>
        <w:pageBreakBefore w:val="1"/>
        <w:numPr>
          <w:ilvl w:val="0"/>
          <w:numId w:val="1"/>
        </w:numPr>
        <w:pBdr>
          <w:top w:color="000000" w:space="1" w:sz="36" w:val="single"/>
        </w:pBdr>
        <w:spacing w:after="60" w:before="240" w:line="360" w:lineRule="auto"/>
        <w:jc w:val="both"/>
        <w:rPr/>
      </w:pPr>
      <w:bookmarkStart w:colFirst="0" w:colLast="0" w:name="_v6q31uyhm6xt" w:id="20"/>
      <w:bookmarkEnd w:id="20"/>
      <w:r w:rsidDel="00000000" w:rsidR="00000000" w:rsidRPr="00000000">
        <w:rPr>
          <w:rtl w:val="0"/>
        </w:rPr>
        <w:t xml:space="preserve">Relatórios de Testes</w:t>
      </w:r>
      <w:r w:rsidDel="00000000" w:rsidR="00000000" w:rsidRPr="00000000">
        <w:rPr>
          <w:rtl w:val="0"/>
        </w:rPr>
      </w:r>
    </w:p>
    <w:p w:rsidR="00000000" w:rsidDel="00000000" w:rsidP="00000000" w:rsidRDefault="00000000" w:rsidRPr="00000000" w14:paraId="00000135">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6">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Recursos de acessibilidade</w:t>
      </w:r>
    </w:p>
    <w:p w:rsidR="00000000" w:rsidDel="00000000" w:rsidP="00000000" w:rsidRDefault="00000000" w:rsidRPr="00000000" w14:paraId="00000137">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 jogo possui recursos de acessibilidade? Quais? A quais necessidades esses recursos atendem?</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38">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39">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A">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qualidade de software</w:t>
      </w:r>
    </w:p>
    <w:p w:rsidR="00000000" w:rsidDel="00000000" w:rsidP="00000000" w:rsidRDefault="00000000" w:rsidRPr="00000000" w14:paraId="0000013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3C">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3D">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E">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jogabilidade e usabilidade</w:t>
      </w:r>
    </w:p>
    <w:p w:rsidR="00000000" w:rsidDel="00000000" w:rsidP="00000000" w:rsidRDefault="00000000" w:rsidRPr="00000000" w14:paraId="0000013F">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Manrope Medium" w:cs="Manrope Medium" w:eastAsia="Manrope Medium" w:hAnsi="Manrope Medium"/>
          <w:i w:val="1"/>
          <w:color w:val="4472c4"/>
          <w:sz w:val="20"/>
          <w:szCs w:val="20"/>
          <w:rtl w:val="0"/>
        </w:rPr>
        <w:t xml:space="preserve">testers </w:t>
      </w:r>
      <w:r w:rsidDel="00000000" w:rsidR="00000000" w:rsidRPr="00000000">
        <w:rPr>
          <w:rFonts w:ascii="Manrope Medium" w:cs="Manrope Medium" w:eastAsia="Manrope Medium" w:hAnsi="Manrope Medium"/>
          <w:color w:val="4472c4"/>
          <w:sz w:val="20"/>
          <w:szCs w:val="20"/>
          <w:rtl w:val="0"/>
        </w:rPr>
        <w:t xml:space="preserve">e apresentar propostas de solução. Tabelas e levantamentos de dados brutos devem ser colocados no Apêndice B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40">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41">
      <w:pPr>
        <w:keepNext w:val="1"/>
        <w:keepLines w:val="1"/>
        <w:shd w:fill="000000" w:val="clear"/>
        <w:spacing w:before="240" w:line="360" w:lineRule="auto"/>
        <w:ind w:right="7920"/>
        <w:jc w:val="both"/>
        <w:rPr>
          <w:rFonts w:ascii="Manrope Medium" w:cs="Manrope Medium" w:eastAsia="Manrope Medium" w:hAnsi="Manrope Medium"/>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2">
      <w:pPr>
        <w:keepNext w:val="1"/>
        <w:keepLines w:val="1"/>
        <w:numPr>
          <w:ilvl w:val="1"/>
          <w:numId w:val="1"/>
        </w:numPr>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Testes de experiência de jogo</w:t>
      </w:r>
    </w:p>
    <w:p w:rsidR="00000000" w:rsidDel="00000000" w:rsidP="00000000" w:rsidRDefault="00000000" w:rsidRPr="00000000" w14:paraId="00000143">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44">
      <w:pPr>
        <w:pStyle w:val="Title"/>
        <w:keepNext w:val="1"/>
        <w:pageBreakBefore w:val="1"/>
        <w:numPr>
          <w:ilvl w:val="0"/>
          <w:numId w:val="1"/>
        </w:numPr>
        <w:pBdr>
          <w:top w:color="000000" w:space="1" w:sz="36" w:val="single"/>
        </w:pBdr>
        <w:spacing w:after="60" w:before="240" w:line="360" w:lineRule="auto"/>
        <w:jc w:val="both"/>
        <w:rPr/>
      </w:pPr>
      <w:bookmarkStart w:colFirst="0" w:colLast="0" w:name="_a53dsgdibkrk" w:id="21"/>
      <w:bookmarkEnd w:id="21"/>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Toda referência citada no texto deverá constar nes</w:t>
      </w:r>
      <w:r w:rsidDel="00000000" w:rsidR="00000000" w:rsidRPr="00000000">
        <w:rPr>
          <w:rFonts w:ascii="Manrope Medium" w:cs="Manrope Medium" w:eastAsia="Manrope Medium" w:hAnsi="Manrope Medium"/>
          <w:color w:val="4472c4"/>
          <w:sz w:val="20"/>
          <w:szCs w:val="20"/>
          <w:rtl w:val="0"/>
        </w:rPr>
        <w:t xml:space="preserve">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a seção, utilizando o padrão </w:t>
      </w:r>
      <w:r w:rsidDel="00000000" w:rsidR="00000000" w:rsidRPr="00000000">
        <w:rPr>
          <w:rFonts w:ascii="Manrope Medium" w:cs="Manrope Medium" w:eastAsia="Manrope Medium" w:hAnsi="Manrope Medium"/>
          <w:color w:val="4472c4"/>
          <w:sz w:val="20"/>
          <w:szCs w:val="20"/>
          <w:rtl w:val="0"/>
        </w:rPr>
        <w:t xml:space="preserve">mais recente da ABNT</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As citações devem ser confiáveis e relevantes para o trabalho. São imprescindíveis as citações dos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sites</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download</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royalty</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w:t>
      </w:r>
      <w:r w:rsidDel="00000000" w:rsidR="00000000" w:rsidRPr="00000000">
        <w:rPr>
          <w:rFonts w:ascii="Manrope Medium" w:cs="Manrope Medium" w:eastAsia="Manrope Medium" w:hAnsi="Manrope Medium"/>
          <w:i w:val="1"/>
          <w:smallCaps w:val="0"/>
          <w:strike w:val="0"/>
          <w:color w:val="4472c4"/>
          <w:sz w:val="20"/>
          <w:szCs w:val="20"/>
          <w:u w:val="none"/>
          <w:shd w:fill="auto" w:val="clear"/>
          <w:vertAlign w:val="baseline"/>
          <w:rtl w:val="0"/>
        </w:rPr>
        <w:t xml:space="preserve">free</w:t>
      </w:r>
      <w:r w:rsidDel="00000000" w:rsidR="00000000" w:rsidRPr="00000000">
        <w:rPr>
          <w:rFonts w:ascii="Manrope Medium" w:cs="Manrope Medium" w:eastAsia="Manrope Medium" w:hAnsi="Manrope Medium"/>
          <w:i w:val="0"/>
          <w:smallCaps w:val="0"/>
          <w:strike w:val="0"/>
          <w:color w:val="4472c4"/>
          <w:sz w:val="20"/>
          <w:szCs w:val="20"/>
          <w:u w:val="none"/>
          <w:shd w:fill="auto" w:val="clear"/>
          <w:vertAlign w:val="baseline"/>
          <w:rtl w:val="0"/>
        </w:rPr>
        <w:t xml:space="preserve"> ou similares).</w:t>
      </w: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&gt;</w:t>
      </w:r>
    </w:p>
    <w:p w:rsidR="00000000" w:rsidDel="00000000" w:rsidP="00000000" w:rsidRDefault="00000000" w:rsidRPr="00000000" w14:paraId="00000146">
      <w:pPr>
        <w:spacing w:after="120" w:before="120" w:line="360" w:lineRule="auto"/>
        <w:ind w:left="2520" w:firstLine="0"/>
        <w:jc w:val="both"/>
        <w:rPr>
          <w:rFonts w:ascii="Georgia" w:cs="Georgia" w:eastAsia="Georgia" w:hAnsi="Georgia"/>
          <w:color w:val="323b4a"/>
          <w:sz w:val="27"/>
          <w:szCs w:val="27"/>
          <w:shd w:fill="ebedee" w:val="clear"/>
        </w:rPr>
      </w:pPr>
      <w:bookmarkStart w:colFirst="0" w:colLast="0" w:name="_dm6yrr9i4lqr" w:id="22"/>
      <w:bookmarkEnd w:id="22"/>
      <w:r w:rsidDel="00000000" w:rsidR="00000000" w:rsidRPr="00000000">
        <w:rPr>
          <w:rtl w:val="0"/>
        </w:rPr>
      </w:r>
    </w:p>
    <w:p w:rsidR="00000000" w:rsidDel="00000000" w:rsidP="00000000" w:rsidRDefault="00000000" w:rsidRPr="00000000" w14:paraId="00000147">
      <w:pPr>
        <w:spacing w:after="120" w:before="120" w:line="360" w:lineRule="auto"/>
        <w:ind w:left="0" w:firstLine="0"/>
        <w:jc w:val="both"/>
        <w:rPr>
          <w:rFonts w:ascii="Georgia" w:cs="Georgia" w:eastAsia="Georgia" w:hAnsi="Georgia"/>
          <w:color w:val="323b4a"/>
          <w:sz w:val="27"/>
          <w:szCs w:val="27"/>
          <w:shd w:fill="ebedee" w:val="clear"/>
        </w:rPr>
      </w:pPr>
      <w:bookmarkStart w:colFirst="0" w:colLast="0" w:name="_l0u7huook3kf" w:id="23"/>
      <w:bookmarkEnd w:id="23"/>
      <w:r w:rsidDel="00000000" w:rsidR="00000000" w:rsidRPr="00000000">
        <w:rPr>
          <w:rFonts w:ascii="Roboto" w:cs="Roboto" w:eastAsia="Roboto" w:hAnsi="Roboto"/>
          <w:sz w:val="24"/>
          <w:szCs w:val="24"/>
          <w:highlight w:val="white"/>
          <w:rtl w:val="0"/>
        </w:rPr>
        <w:t xml:space="preserve">TIMES HIGHER EDUCATION. Latin America University Rankings 2020. </w:t>
      </w:r>
      <w:r w:rsidDel="00000000" w:rsidR="00000000" w:rsidRPr="00000000">
        <w:rPr>
          <w:rFonts w:ascii="Roboto" w:cs="Roboto" w:eastAsia="Roboto" w:hAnsi="Roboto"/>
          <w:b w:val="1"/>
          <w:sz w:val="24"/>
          <w:szCs w:val="24"/>
          <w:highlight w:val="white"/>
          <w:rtl w:val="0"/>
        </w:rPr>
        <w:t xml:space="preserve">Times Higher Education</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26 out. 2020. Disponível em:</w:t>
      </w:r>
      <w:r w:rsidDel="00000000" w:rsidR="00000000" w:rsidRPr="00000000">
        <w:rPr>
          <w:rFonts w:ascii="Roboto" w:cs="Roboto" w:eastAsia="Roboto" w:hAnsi="Roboto"/>
          <w:color w:val="323b4a"/>
          <w:sz w:val="24"/>
          <w:szCs w:val="24"/>
          <w:highlight w:val="white"/>
          <w:rtl w:val="0"/>
        </w:rPr>
        <w:t xml:space="preserve"> </w:t>
      </w:r>
      <w:hyperlink r:id="rId8">
        <w:r w:rsidDel="00000000" w:rsidR="00000000" w:rsidRPr="00000000">
          <w:rPr>
            <w:rFonts w:ascii="Roboto" w:cs="Roboto" w:eastAsia="Roboto" w:hAnsi="Roboto"/>
            <w:color w:val="1155cc"/>
            <w:sz w:val="24"/>
            <w:szCs w:val="24"/>
            <w:highlight w:val="white"/>
            <w:u w:val="single"/>
            <w:rtl w:val="0"/>
          </w:rPr>
          <w:t xml:space="preserve">https://www.timeshighereducation.com/world-university-rankings/2020/latin-america-university-rankings</w:t>
        </w:r>
      </w:hyperlink>
      <w:r w:rsidDel="00000000" w:rsidR="00000000" w:rsidRPr="00000000">
        <w:rPr>
          <w:rFonts w:ascii="Roboto" w:cs="Roboto" w:eastAsia="Roboto" w:hAnsi="Roboto"/>
          <w:color w:val="323b4a"/>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Acesso em: 7 fev. 2023.</w:t>
      </w:r>
      <w:r w:rsidDel="00000000" w:rsidR="00000000" w:rsidRPr="00000000">
        <w:rPr>
          <w:rtl w:val="0"/>
        </w:rPr>
      </w:r>
    </w:p>
    <w:p w:rsidR="00000000" w:rsidDel="00000000" w:rsidP="00000000" w:rsidRDefault="00000000" w:rsidRPr="00000000" w14:paraId="00000148">
      <w:pPr>
        <w:spacing w:after="120" w:before="120" w:line="360" w:lineRule="auto"/>
        <w:ind w:left="0" w:firstLine="0"/>
        <w:jc w:val="both"/>
        <w:rPr>
          <w:rFonts w:ascii="Roboto" w:cs="Roboto" w:eastAsia="Roboto" w:hAnsi="Roboto"/>
          <w:sz w:val="24"/>
          <w:szCs w:val="24"/>
          <w:highlight w:val="white"/>
        </w:rPr>
      </w:pPr>
      <w:bookmarkStart w:colFirst="0" w:colLast="0" w:name="_wxh6khgy016g" w:id="24"/>
      <w:bookmarkEnd w:id="24"/>
      <w:r w:rsidDel="00000000" w:rsidR="00000000" w:rsidRPr="00000000">
        <w:rPr>
          <w:rFonts w:ascii="Roboto" w:cs="Roboto" w:eastAsia="Roboto" w:hAnsi="Roboto"/>
          <w:sz w:val="24"/>
          <w:szCs w:val="24"/>
          <w:highlight w:val="white"/>
          <w:rtl w:val="0"/>
        </w:rPr>
        <w:t xml:space="preserve">ASCOM; SIQUEIRA, Vanessa. Estatística de Alagoas é eleita como a melhor do país pelo Anuário Brasileiro de Segurança Pública.</w:t>
      </w:r>
      <w:r w:rsidDel="00000000" w:rsidR="00000000" w:rsidRPr="00000000">
        <w:rPr>
          <w:rFonts w:ascii="Roboto" w:cs="Roboto" w:eastAsia="Roboto" w:hAnsi="Roboto"/>
          <w:b w:val="1"/>
          <w:sz w:val="24"/>
          <w:szCs w:val="24"/>
          <w:highlight w:val="white"/>
          <w:rtl w:val="0"/>
        </w:rPr>
        <w:t xml:space="preserve"> SSP Alagoas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16 jul. 2021. Disponível em: </w:t>
      </w:r>
      <w:hyperlink r:id="rId9">
        <w:r w:rsidDel="00000000" w:rsidR="00000000" w:rsidRPr="00000000">
          <w:rPr>
            <w:rFonts w:ascii="Roboto" w:cs="Roboto" w:eastAsia="Roboto" w:hAnsi="Roboto"/>
            <w:color w:val="1155cc"/>
            <w:sz w:val="24"/>
            <w:szCs w:val="24"/>
            <w:highlight w:val="white"/>
            <w:u w:val="single"/>
            <w:rtl w:val="0"/>
          </w:rPr>
          <w:t xml:space="preserve">http://seguranca.al.gov.br/noticia/2021/07/16/estatistica-de-alagoas-e-eleita-como-a-melhor-do-pais-pelo-anuario-brasileiro-de-seguranca-publica</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149">
      <w:pPr>
        <w:spacing w:after="120" w:before="120" w:line="360" w:lineRule="auto"/>
        <w:ind w:left="0" w:firstLine="0"/>
        <w:jc w:val="both"/>
        <w:rPr>
          <w:rFonts w:ascii="Roboto" w:cs="Roboto" w:eastAsia="Roboto" w:hAnsi="Roboto"/>
          <w:sz w:val="24"/>
          <w:szCs w:val="24"/>
          <w:highlight w:val="white"/>
        </w:rPr>
      </w:pPr>
      <w:bookmarkStart w:colFirst="0" w:colLast="0" w:name="_n26fi0csg8hs" w:id="25"/>
      <w:bookmarkEnd w:id="25"/>
      <w:r w:rsidDel="00000000" w:rsidR="00000000" w:rsidRPr="00000000">
        <w:rPr>
          <w:rFonts w:ascii="Roboto" w:cs="Roboto" w:eastAsia="Roboto" w:hAnsi="Roboto"/>
          <w:sz w:val="24"/>
          <w:szCs w:val="24"/>
          <w:highlight w:val="white"/>
          <w:rtl w:val="0"/>
        </w:rPr>
        <w:t xml:space="preserve">LUNA, Lenilda. Ufal tem 45 cursos com 5 e 4 estrelas na avaliação no Guia da Faculdade 2021. </w:t>
      </w:r>
      <w:r w:rsidDel="00000000" w:rsidR="00000000" w:rsidRPr="00000000">
        <w:rPr>
          <w:rFonts w:ascii="Roboto" w:cs="Roboto" w:eastAsia="Roboto" w:hAnsi="Roboto"/>
          <w:b w:val="1"/>
          <w:sz w:val="24"/>
          <w:szCs w:val="24"/>
          <w:highlight w:val="white"/>
          <w:rtl w:val="0"/>
        </w:rPr>
        <w:t xml:space="preserve">O Estado de São Paulo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27 out. 2021. Disponível em: </w:t>
      </w:r>
      <w:hyperlink r:id="rId10">
        <w:r w:rsidDel="00000000" w:rsidR="00000000" w:rsidRPr="00000000">
          <w:rPr>
            <w:rFonts w:ascii="Roboto" w:cs="Roboto" w:eastAsia="Roboto" w:hAnsi="Roboto"/>
            <w:color w:val="1155cc"/>
            <w:sz w:val="24"/>
            <w:szCs w:val="24"/>
            <w:highlight w:val="white"/>
            <w:u w:val="single"/>
            <w:rtl w:val="0"/>
          </w:rPr>
          <w:t xml:space="preserve">https://ufal.br/ufal/noticias/2021/10/ufal-tem-45-cursos-com-5-e-4-estrelas-na-avaliacao-no-guia-da-faculdade-2021</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14A">
      <w:pPr>
        <w:spacing w:after="120" w:before="120" w:line="360" w:lineRule="auto"/>
        <w:ind w:left="0" w:firstLine="0"/>
        <w:jc w:val="both"/>
        <w:rPr>
          <w:rFonts w:ascii="Roboto" w:cs="Roboto" w:eastAsia="Roboto" w:hAnsi="Roboto"/>
          <w:sz w:val="24"/>
          <w:szCs w:val="24"/>
          <w:highlight w:val="white"/>
        </w:rPr>
      </w:pPr>
      <w:bookmarkStart w:colFirst="0" w:colLast="0" w:name="_kdwag1ibyilr" w:id="26"/>
      <w:bookmarkEnd w:id="26"/>
      <w:r w:rsidDel="00000000" w:rsidR="00000000" w:rsidRPr="00000000">
        <w:rPr>
          <w:rFonts w:ascii="Roboto" w:cs="Roboto" w:eastAsia="Roboto" w:hAnsi="Roboto"/>
          <w:sz w:val="24"/>
          <w:szCs w:val="24"/>
          <w:highlight w:val="white"/>
          <w:rtl w:val="0"/>
        </w:rPr>
        <w:t xml:space="preserve">ASCOM UFAL. ETA lança seleção para cursos técnicos da Ufal. </w:t>
      </w:r>
      <w:r w:rsidDel="00000000" w:rsidR="00000000" w:rsidRPr="00000000">
        <w:rPr>
          <w:rFonts w:ascii="Roboto" w:cs="Roboto" w:eastAsia="Roboto" w:hAnsi="Roboto"/>
          <w:b w:val="1"/>
          <w:sz w:val="24"/>
          <w:szCs w:val="24"/>
          <w:highlight w:val="white"/>
          <w:rtl w:val="0"/>
        </w:rPr>
        <w:t xml:space="preserve">Notícias UFAL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13 abr. 2018. Disponível em: </w:t>
      </w:r>
      <w:hyperlink r:id="rId11">
        <w:r w:rsidDel="00000000" w:rsidR="00000000" w:rsidRPr="00000000">
          <w:rPr>
            <w:rFonts w:ascii="Roboto" w:cs="Roboto" w:eastAsia="Roboto" w:hAnsi="Roboto"/>
            <w:color w:val="1155cc"/>
            <w:sz w:val="24"/>
            <w:szCs w:val="24"/>
            <w:highlight w:val="white"/>
            <w:u w:val="single"/>
            <w:rtl w:val="0"/>
          </w:rPr>
          <w:t xml:space="preserve">https://ufal.br/ufal/noticias/2018/4/eta-lanca-selecao-para-cursos-tecnicos-da-ufal</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14B">
      <w:pPr>
        <w:spacing w:after="120" w:before="120" w:line="360" w:lineRule="auto"/>
        <w:ind w:left="0" w:firstLine="0"/>
        <w:jc w:val="both"/>
        <w:rPr>
          <w:rFonts w:ascii="Georgia" w:cs="Georgia" w:eastAsia="Georgia" w:hAnsi="Georgia"/>
          <w:color w:val="323b4a"/>
          <w:sz w:val="27"/>
          <w:szCs w:val="27"/>
          <w:shd w:fill="ebedee" w:val="clear"/>
        </w:rPr>
      </w:pPr>
      <w:bookmarkStart w:colFirst="0" w:colLast="0" w:name="_gl35p0x6acm2" w:id="27"/>
      <w:bookmarkEnd w:id="27"/>
      <w:r w:rsidDel="00000000" w:rsidR="00000000" w:rsidRPr="00000000">
        <w:rPr>
          <w:rFonts w:ascii="Roboto" w:cs="Roboto" w:eastAsia="Roboto" w:hAnsi="Roboto"/>
          <w:sz w:val="24"/>
          <w:szCs w:val="24"/>
          <w:highlight w:val="white"/>
          <w:rtl w:val="0"/>
        </w:rPr>
        <w:t xml:space="preserve">ARAÚJO, Simoneide. Ufal inicia campanha comemorativa pelos seus 60 anos de criação. </w:t>
      </w:r>
      <w:r w:rsidDel="00000000" w:rsidR="00000000" w:rsidRPr="00000000">
        <w:rPr>
          <w:rFonts w:ascii="Roboto" w:cs="Roboto" w:eastAsia="Roboto" w:hAnsi="Roboto"/>
          <w:b w:val="1"/>
          <w:sz w:val="24"/>
          <w:szCs w:val="24"/>
          <w:highlight w:val="white"/>
          <w:rtl w:val="0"/>
        </w:rPr>
        <w:t xml:space="preserve">Notícias UFAL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6 jan. 2021. Disponível em: </w:t>
      </w:r>
      <w:hyperlink r:id="rId12">
        <w:r w:rsidDel="00000000" w:rsidR="00000000" w:rsidRPr="00000000">
          <w:rPr>
            <w:rFonts w:ascii="Roboto" w:cs="Roboto" w:eastAsia="Roboto" w:hAnsi="Roboto"/>
            <w:color w:val="1155cc"/>
            <w:sz w:val="24"/>
            <w:szCs w:val="24"/>
            <w:highlight w:val="white"/>
            <w:u w:val="single"/>
            <w:rtl w:val="0"/>
          </w:rPr>
          <w:t xml:space="preserve">https://ufal.br/ufal/noticias/2021/1/ufal-inicia-campanha-comemorativa-pelos-seus-60-anos-de-criacao</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14C">
      <w:pPr>
        <w:spacing w:after="240" w:line="360" w:lineRule="auto"/>
        <w:jc w:val="both"/>
        <w:rPr>
          <w:rFonts w:ascii="Georgia" w:cs="Georgia" w:eastAsia="Georgia" w:hAnsi="Georgia"/>
          <w:color w:val="323b4a"/>
          <w:sz w:val="27"/>
          <w:szCs w:val="27"/>
          <w:shd w:fill="ebedee" w:val="clear"/>
        </w:rPr>
      </w:pPr>
      <w:bookmarkStart w:colFirst="0" w:colLast="0" w:name="_nk5pc5pd9498" w:id="28"/>
      <w:bookmarkEnd w:id="28"/>
      <w:r w:rsidDel="00000000" w:rsidR="00000000" w:rsidRPr="00000000">
        <w:rPr>
          <w:rFonts w:ascii="Roboto" w:cs="Roboto" w:eastAsia="Roboto" w:hAnsi="Roboto"/>
          <w:sz w:val="24"/>
          <w:szCs w:val="24"/>
          <w:highlight w:val="white"/>
          <w:rtl w:val="0"/>
        </w:rPr>
        <w:t xml:space="preserve">IBGE lança números sobre ensino técnico. </w:t>
      </w:r>
      <w:r w:rsidDel="00000000" w:rsidR="00000000" w:rsidRPr="00000000">
        <w:rPr>
          <w:rFonts w:ascii="Roboto" w:cs="Roboto" w:eastAsia="Roboto" w:hAnsi="Roboto"/>
          <w:b w:val="1"/>
          <w:sz w:val="24"/>
          <w:szCs w:val="24"/>
          <w:highlight w:val="white"/>
          <w:rtl w:val="0"/>
        </w:rPr>
        <w:t xml:space="preserve">Correio Braziliense Acervo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23 mar. 2017. Disponível em: </w:t>
      </w:r>
      <w:hyperlink r:id="rId13">
        <w:r w:rsidDel="00000000" w:rsidR="00000000" w:rsidRPr="00000000">
          <w:rPr>
            <w:rFonts w:ascii="Roboto" w:cs="Roboto" w:eastAsia="Roboto" w:hAnsi="Roboto"/>
            <w:color w:val="1155cc"/>
            <w:sz w:val="24"/>
            <w:szCs w:val="24"/>
            <w:highlight w:val="white"/>
            <w:u w:val="single"/>
            <w:rtl w:val="0"/>
          </w:rPr>
          <w:t xml:space="preserve">https://www.correiobraziliense.com.br/app/noticia/eu-estudante/ensino_educacaoprofissional/2017/03/23/ensino_educacaoprofissional_interna,583106/ibge-lanca-numeros-sobre-qualificacao-profissional.shtml</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14D">
      <w:pPr>
        <w:spacing w:after="120" w:before="120" w:line="360" w:lineRule="auto"/>
        <w:ind w:left="0" w:firstLine="0"/>
        <w:jc w:val="both"/>
        <w:rPr>
          <w:rFonts w:ascii="Georgia" w:cs="Georgia" w:eastAsia="Georgia" w:hAnsi="Georgia"/>
          <w:color w:val="323b4a"/>
          <w:sz w:val="27"/>
          <w:szCs w:val="27"/>
          <w:shd w:fill="ebedee" w:val="clear"/>
        </w:rPr>
      </w:pPr>
      <w:bookmarkStart w:colFirst="0" w:colLast="0" w:name="_a1rw7n8ltbvq" w:id="29"/>
      <w:bookmarkEnd w:id="29"/>
      <w:r w:rsidDel="00000000" w:rsidR="00000000" w:rsidRPr="00000000">
        <w:rPr>
          <w:rFonts w:ascii="Roboto" w:cs="Roboto" w:eastAsia="Roboto" w:hAnsi="Roboto"/>
          <w:sz w:val="24"/>
          <w:szCs w:val="24"/>
          <w:highlight w:val="white"/>
          <w:rtl w:val="0"/>
        </w:rPr>
        <w:t xml:space="preserve">USP lança cursos on-line de tecnologia e negócios no Coursera. </w:t>
      </w:r>
      <w:r w:rsidDel="00000000" w:rsidR="00000000" w:rsidRPr="00000000">
        <w:rPr>
          <w:rFonts w:ascii="Roboto" w:cs="Roboto" w:eastAsia="Roboto" w:hAnsi="Roboto"/>
          <w:b w:val="1"/>
          <w:sz w:val="24"/>
          <w:szCs w:val="24"/>
          <w:highlight w:val="white"/>
          <w:rtl w:val="0"/>
        </w:rPr>
        <w:t xml:space="preserve">Jornal da USP</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27 mar. 2018. Disponível em: </w:t>
      </w:r>
      <w:hyperlink r:id="rId14">
        <w:r w:rsidDel="00000000" w:rsidR="00000000" w:rsidRPr="00000000">
          <w:rPr>
            <w:rFonts w:ascii="Roboto" w:cs="Roboto" w:eastAsia="Roboto" w:hAnsi="Roboto"/>
            <w:color w:val="1155cc"/>
            <w:sz w:val="24"/>
            <w:szCs w:val="24"/>
            <w:highlight w:val="white"/>
            <w:u w:val="single"/>
            <w:rtl w:val="0"/>
          </w:rPr>
          <w:t xml:space="preserve">https://jornal.usp.br/universidade/usp-lanca-cursos-online-de-tecnologia-e-negocios-no-coursera/</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14E">
      <w:pPr>
        <w:spacing w:after="120" w:before="120" w:line="360" w:lineRule="auto"/>
        <w:ind w:left="0" w:firstLine="0"/>
        <w:jc w:val="both"/>
        <w:rPr>
          <w:rFonts w:ascii="Roboto" w:cs="Roboto" w:eastAsia="Roboto" w:hAnsi="Roboto"/>
          <w:sz w:val="24"/>
          <w:szCs w:val="24"/>
          <w:highlight w:val="white"/>
        </w:rPr>
      </w:pPr>
      <w:bookmarkStart w:colFirst="0" w:colLast="0" w:name="_h5zn7vhxmmhn" w:id="30"/>
      <w:bookmarkEnd w:id="30"/>
      <w:r w:rsidDel="00000000" w:rsidR="00000000" w:rsidRPr="00000000">
        <w:rPr>
          <w:rFonts w:ascii="Roboto" w:cs="Roboto" w:eastAsia="Roboto" w:hAnsi="Roboto"/>
          <w:sz w:val="24"/>
          <w:szCs w:val="24"/>
          <w:highlight w:val="white"/>
          <w:rtl w:val="0"/>
        </w:rPr>
        <w:t xml:space="preserve">.VILELA, Pedro Rafael. PEC da Transição prevê R$ 12 bilhões para a educação. </w:t>
      </w:r>
      <w:r w:rsidDel="00000000" w:rsidR="00000000" w:rsidRPr="00000000">
        <w:rPr>
          <w:rFonts w:ascii="Roboto" w:cs="Roboto" w:eastAsia="Roboto" w:hAnsi="Roboto"/>
          <w:b w:val="1"/>
          <w:sz w:val="24"/>
          <w:szCs w:val="24"/>
          <w:highlight w:val="white"/>
          <w:rtl w:val="0"/>
        </w:rPr>
        <w:t xml:space="preserve">Agência Brasil</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15 dez. 2022. Disponível em: </w:t>
      </w:r>
      <w:hyperlink r:id="rId15">
        <w:r w:rsidDel="00000000" w:rsidR="00000000" w:rsidRPr="00000000">
          <w:rPr>
            <w:rFonts w:ascii="Roboto" w:cs="Roboto" w:eastAsia="Roboto" w:hAnsi="Roboto"/>
            <w:color w:val="1155cc"/>
            <w:sz w:val="24"/>
            <w:szCs w:val="24"/>
            <w:highlight w:val="white"/>
            <w:u w:val="single"/>
            <w:rtl w:val="0"/>
          </w:rPr>
          <w:t xml:space="preserve">https://agenciabrasil.ebc.com.br/politica/noticia/2022-12/pec-da-transicao-preve-r-12-bilhoes-para-educacao-diz-alckmin</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14F">
      <w:pPr>
        <w:spacing w:after="240" w:line="360" w:lineRule="auto"/>
        <w:jc w:val="both"/>
        <w:rPr>
          <w:rFonts w:ascii="Roboto" w:cs="Roboto" w:eastAsia="Roboto" w:hAnsi="Roboto"/>
          <w:sz w:val="24"/>
          <w:szCs w:val="24"/>
          <w:highlight w:val="white"/>
        </w:rPr>
      </w:pPr>
      <w:bookmarkStart w:colFirst="0" w:colLast="0" w:name="_eol59ml36rr8" w:id="31"/>
      <w:bookmarkEnd w:id="31"/>
      <w:r w:rsidDel="00000000" w:rsidR="00000000" w:rsidRPr="00000000">
        <w:rPr>
          <w:rFonts w:ascii="Roboto" w:cs="Roboto" w:eastAsia="Roboto" w:hAnsi="Roboto"/>
          <w:sz w:val="24"/>
          <w:szCs w:val="24"/>
          <w:highlight w:val="white"/>
          <w:rtl w:val="0"/>
        </w:rPr>
        <w:t xml:space="preserve">CHAGAS, Angela; JUSTINO, Guilherme. THE: burocracia prejudica universidades brasileiras em rankings. </w:t>
      </w:r>
      <w:r w:rsidDel="00000000" w:rsidR="00000000" w:rsidRPr="00000000">
        <w:rPr>
          <w:rFonts w:ascii="Roboto" w:cs="Roboto" w:eastAsia="Roboto" w:hAnsi="Roboto"/>
          <w:b w:val="1"/>
          <w:sz w:val="24"/>
          <w:szCs w:val="24"/>
          <w:highlight w:val="white"/>
          <w:rtl w:val="0"/>
        </w:rPr>
        <w:t xml:space="preserve">Terra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4 mar. 2013. Disponível em: </w:t>
      </w:r>
      <w:hyperlink r:id="rId16">
        <w:r w:rsidDel="00000000" w:rsidR="00000000" w:rsidRPr="00000000">
          <w:rPr>
            <w:rFonts w:ascii="Roboto" w:cs="Roboto" w:eastAsia="Roboto" w:hAnsi="Roboto"/>
            <w:color w:val="1155cc"/>
            <w:sz w:val="24"/>
            <w:szCs w:val="24"/>
            <w:highlight w:val="white"/>
            <w:u w:val="single"/>
            <w:rtl w:val="0"/>
          </w:rPr>
          <w:t xml:space="preserve">https://www.terra.com.br/noticias/educacao/the-burocracia-prejudica-universidades-brasileiras-em-rankings,baf9b07d2473d310VgnVCM4000009bcceb0aRCRD.html</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150">
      <w:pPr>
        <w:spacing w:after="240" w:line="360" w:lineRule="auto"/>
        <w:jc w:val="both"/>
        <w:rPr>
          <w:rFonts w:ascii="Manrope Medium" w:cs="Manrope Medium" w:eastAsia="Manrope Medium" w:hAnsi="Manrope Medium"/>
          <w:sz w:val="24"/>
          <w:szCs w:val="24"/>
        </w:rPr>
      </w:pPr>
      <w:bookmarkStart w:colFirst="0" w:colLast="0" w:name="_7b7ed8cl618n" w:id="32"/>
      <w:bookmarkEnd w:id="32"/>
      <w:r w:rsidDel="00000000" w:rsidR="00000000" w:rsidRPr="00000000">
        <w:rPr>
          <w:rFonts w:ascii="Roboto" w:cs="Roboto" w:eastAsia="Roboto" w:hAnsi="Roboto"/>
          <w:sz w:val="24"/>
          <w:szCs w:val="24"/>
          <w:highlight w:val="white"/>
          <w:rtl w:val="0"/>
        </w:rPr>
        <w:t xml:space="preserve">SILVEIRA, Evanildo da. O engessamento burocrático da universidade brasileira. </w:t>
      </w:r>
      <w:r w:rsidDel="00000000" w:rsidR="00000000" w:rsidRPr="00000000">
        <w:rPr>
          <w:rFonts w:ascii="Roboto" w:cs="Roboto" w:eastAsia="Roboto" w:hAnsi="Roboto"/>
          <w:b w:val="1"/>
          <w:sz w:val="24"/>
          <w:szCs w:val="24"/>
          <w:highlight w:val="white"/>
          <w:rtl w:val="0"/>
        </w:rPr>
        <w:t xml:space="preserve">Revista Questão de Ciência</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28 set. 2021. Disponível em: </w:t>
      </w:r>
      <w:hyperlink r:id="rId17">
        <w:r w:rsidDel="00000000" w:rsidR="00000000" w:rsidRPr="00000000">
          <w:rPr>
            <w:rFonts w:ascii="Roboto" w:cs="Roboto" w:eastAsia="Roboto" w:hAnsi="Roboto"/>
            <w:color w:val="1155cc"/>
            <w:sz w:val="24"/>
            <w:szCs w:val="24"/>
            <w:highlight w:val="white"/>
            <w:u w:val="single"/>
            <w:rtl w:val="0"/>
          </w:rPr>
          <w:t xml:space="preserve">https://www.revistaquestaodeciencia.com.br/questao-de-fato/2021/09/28/o-engessamento-burocratico-da-universidade-brasileira</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151">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PESQUISA aponta aumento significativo na procura por cursos online na pandemia. Terra,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24 set. 2021. Disponível em: </w:t>
      </w:r>
      <w:hyperlink r:id="rId18">
        <w:r w:rsidDel="00000000" w:rsidR="00000000" w:rsidRPr="00000000">
          <w:rPr>
            <w:rFonts w:ascii="Roboto" w:cs="Roboto" w:eastAsia="Roboto" w:hAnsi="Roboto"/>
            <w:color w:val="1155cc"/>
            <w:sz w:val="24"/>
            <w:szCs w:val="24"/>
            <w:highlight w:val="white"/>
            <w:u w:val="single"/>
            <w:rtl w:val="0"/>
          </w:rPr>
          <w:t xml:space="preserve">https://www.terra.com.br/noticias/pesquisa-aponta-aumento-significativo-na-procura-por-cursos-online-na-pandemia,f94bb17fb8863f51bcb8cafee2ab892cdas2a1ue.html</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152">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2I9. Greve na Ufal começa com mobilização de técnicos e docentes. 2i9 NEGÓCIOS DIGITAIS,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23 mar. 2022. Disponível em: </w:t>
      </w:r>
      <w:hyperlink r:id="rId19">
        <w:r w:rsidDel="00000000" w:rsidR="00000000" w:rsidRPr="00000000">
          <w:rPr>
            <w:rFonts w:ascii="Roboto" w:cs="Roboto" w:eastAsia="Roboto" w:hAnsi="Roboto"/>
            <w:color w:val="1155cc"/>
            <w:sz w:val="24"/>
            <w:szCs w:val="24"/>
            <w:highlight w:val="white"/>
            <w:u w:val="single"/>
            <w:rtl w:val="0"/>
          </w:rPr>
          <w:t xml:space="preserve">https://tribunahoje.com/noticias/cidades/2022/03/23/100273-greve-na-ufal-comeca-com-mobilizacao-de-tecnicos-e-docentes</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153">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MARQUES, Júlia. Universidades federais têm déficit de 11 mil professores e técnicos. Educação UOL,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14 jun. 2022. Disponível em: </w:t>
      </w:r>
      <w:hyperlink r:id="rId20">
        <w:r w:rsidDel="00000000" w:rsidR="00000000" w:rsidRPr="00000000">
          <w:rPr>
            <w:rFonts w:ascii="Roboto" w:cs="Roboto" w:eastAsia="Roboto" w:hAnsi="Roboto"/>
            <w:color w:val="1155cc"/>
            <w:sz w:val="24"/>
            <w:szCs w:val="24"/>
            <w:highlight w:val="white"/>
            <w:u w:val="single"/>
            <w:rtl w:val="0"/>
          </w:rPr>
          <w:t xml:space="preserve">https://educacao.uol.com.br/noticias/agencia-estado/2022/06/14/universidades-federais-tem-deficit-de-ao-menos-11-mil-professores-e-tecnicos.htm</w:t>
        </w:r>
      </w:hyperlink>
      <w:r w:rsidDel="00000000" w:rsidR="00000000" w:rsidRPr="00000000">
        <w:rPr>
          <w:rFonts w:ascii="Roboto" w:cs="Roboto" w:eastAsia="Roboto" w:hAnsi="Roboto"/>
          <w:sz w:val="24"/>
          <w:szCs w:val="24"/>
          <w:highlight w:val="white"/>
          <w:rtl w:val="0"/>
        </w:rPr>
        <w:t xml:space="preserve">. Acesso em: 7 fev. 2023.</w:t>
      </w:r>
      <w:r w:rsidDel="00000000" w:rsidR="00000000" w:rsidRPr="00000000">
        <w:rPr>
          <w:rtl w:val="0"/>
        </w:rPr>
      </w:r>
    </w:p>
    <w:p w:rsidR="00000000" w:rsidDel="00000000" w:rsidP="00000000" w:rsidRDefault="00000000" w:rsidRPr="00000000" w14:paraId="00000154">
      <w:pPr>
        <w:keepNext w:val="1"/>
        <w:keepLines w:val="1"/>
        <w:spacing w:after="240" w:line="360" w:lineRule="auto"/>
        <w:jc w:val="both"/>
        <w:rPr>
          <w:rFonts w:ascii="Manrope Medium" w:cs="Manrope Medium" w:eastAsia="Manrope Medium" w:hAnsi="Manrope Medium"/>
          <w:sz w:val="24"/>
          <w:szCs w:val="24"/>
        </w:rPr>
      </w:pPr>
      <w:r w:rsidDel="00000000" w:rsidR="00000000" w:rsidRPr="00000000">
        <w:rPr>
          <w:rFonts w:ascii="Roboto" w:cs="Roboto" w:eastAsia="Roboto" w:hAnsi="Roboto"/>
          <w:sz w:val="24"/>
          <w:szCs w:val="24"/>
          <w:highlight w:val="white"/>
          <w:rtl w:val="0"/>
        </w:rPr>
        <w:t xml:space="preserve">MUGNATTO, Silvia. Universidades têm queda de investimentos constante desde 2015 Fonte: Agência Câmara de Notícias. </w:t>
      </w:r>
      <w:r w:rsidDel="00000000" w:rsidR="00000000" w:rsidRPr="00000000">
        <w:rPr>
          <w:rFonts w:ascii="Roboto" w:cs="Roboto" w:eastAsia="Roboto" w:hAnsi="Roboto"/>
          <w:b w:val="1"/>
          <w:sz w:val="24"/>
          <w:szCs w:val="24"/>
          <w:highlight w:val="white"/>
          <w:rtl w:val="0"/>
        </w:rPr>
        <w:t xml:space="preserve">Câmara Dos Deputados</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4 jun. 2021. Disponível em: https://www.camara.leg.br/noticias/768428-universidades-tem-queda-de-investimentos-constante-desde-2015/. Acesso em: 7 fev. 2023.</w:t>
      </w:r>
      <w:r w:rsidDel="00000000" w:rsidR="00000000" w:rsidRPr="00000000">
        <w:rPr>
          <w:rtl w:val="0"/>
        </w:rPr>
      </w:r>
    </w:p>
    <w:p w:rsidR="00000000" w:rsidDel="00000000" w:rsidP="00000000" w:rsidRDefault="00000000" w:rsidRPr="00000000" w14:paraId="00000155">
      <w:pPr>
        <w:keepNext w:val="1"/>
        <w:keepLines w:val="1"/>
        <w:spacing w:after="120" w:before="120" w:line="360"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PALHARES, Isabela. Universidades públicas tiveram queda de 18,8% no número de concluintes. </w:t>
      </w:r>
      <w:r w:rsidDel="00000000" w:rsidR="00000000" w:rsidRPr="00000000">
        <w:rPr>
          <w:rFonts w:ascii="Roboto" w:cs="Roboto" w:eastAsia="Roboto" w:hAnsi="Roboto"/>
          <w:b w:val="1"/>
          <w:sz w:val="24"/>
          <w:szCs w:val="24"/>
          <w:highlight w:val="white"/>
          <w:rtl w:val="0"/>
        </w:rPr>
        <w:t xml:space="preserve">Folha de São Paulo</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Roboto" w:cs="Roboto" w:eastAsia="Roboto" w:hAnsi="Roboto"/>
          <w:i w:val="1"/>
          <w:sz w:val="24"/>
          <w:szCs w:val="24"/>
          <w:highlight w:val="white"/>
          <w:rtl w:val="0"/>
        </w:rPr>
        <w:t xml:space="preserve">S. l.</w:t>
      </w:r>
      <w:r w:rsidDel="00000000" w:rsidR="00000000" w:rsidRPr="00000000">
        <w:rPr>
          <w:rFonts w:ascii="Roboto" w:cs="Roboto" w:eastAsia="Roboto" w:hAnsi="Roboto"/>
          <w:sz w:val="24"/>
          <w:szCs w:val="24"/>
          <w:highlight w:val="white"/>
          <w:rtl w:val="0"/>
        </w:rPr>
        <w:t xml:space="preserve">], p. 1-1, 18 fev. 2022. Disponível em: </w:t>
      </w:r>
      <w:hyperlink r:id="rId21">
        <w:r w:rsidDel="00000000" w:rsidR="00000000" w:rsidRPr="00000000">
          <w:rPr>
            <w:rFonts w:ascii="Roboto" w:cs="Roboto" w:eastAsia="Roboto" w:hAnsi="Roboto"/>
            <w:color w:val="1155cc"/>
            <w:sz w:val="24"/>
            <w:szCs w:val="24"/>
            <w:highlight w:val="white"/>
            <w:u w:val="single"/>
            <w:rtl w:val="0"/>
          </w:rPr>
          <w:t xml:space="preserve">https://www1.folha.uol.com.br/educacao/2022/02/universidades-publicas-tiveram-queda-de-188-no-numero-de-concluintes.shtml</w:t>
        </w:r>
      </w:hyperlink>
      <w:r w:rsidDel="00000000" w:rsidR="00000000" w:rsidRPr="00000000">
        <w:rPr>
          <w:rFonts w:ascii="Roboto" w:cs="Roboto" w:eastAsia="Roboto" w:hAnsi="Roboto"/>
          <w:sz w:val="24"/>
          <w:szCs w:val="24"/>
          <w:highlight w:val="white"/>
          <w:rtl w:val="0"/>
        </w:rPr>
        <w:t xml:space="preserve">. Acesso em: 7 fev. 2023.</w:t>
      </w:r>
    </w:p>
    <w:p w:rsidR="00000000" w:rsidDel="00000000" w:rsidP="00000000" w:rsidRDefault="00000000" w:rsidRPr="00000000" w14:paraId="00000156">
      <w:pPr>
        <w:rPr>
          <w:del w:author="Drielly Farias" w:id="0" w:date="2023-02-09T23:49:03Z"/>
        </w:rPr>
      </w:pPr>
      <w:ins w:author="Drielly Farias" w:id="0" w:date="2023-02-09T23:49:03Z">
        <w:r w:rsidDel="00000000" w:rsidR="00000000" w:rsidRPr="00000000">
          <w:rPr>
            <w:rFonts w:ascii="Roboto" w:cs="Roboto" w:eastAsia="Roboto" w:hAnsi="Roboto"/>
            <w:sz w:val="24"/>
            <w:szCs w:val="24"/>
            <w:highlight w:val="white"/>
            <w:rtl w:val="0"/>
          </w:rPr>
          <w:t xml:space="preserve">só falta esse na abnt</w:t>
        </w:r>
      </w:ins>
      <w:del w:author="Drielly Farias" w:id="0" w:date="2023-02-09T23:49:03Z">
        <w:r w:rsidDel="00000000" w:rsidR="00000000" w:rsidRPr="00000000">
          <w:rPr>
            <w:rtl w:val="0"/>
          </w:rPr>
        </w:r>
      </w:del>
    </w:p>
    <w:p w:rsidR="00000000" w:rsidDel="00000000" w:rsidP="00000000" w:rsidRDefault="00000000" w:rsidRPr="00000000" w14:paraId="00000157">
      <w:pPr>
        <w:rPr>
          <w:del w:author="Drielly Farias" w:id="0" w:date="2023-02-09T23:49:03Z"/>
        </w:rPr>
      </w:pPr>
      <w:del w:author="Drielly Farias" w:id="0" w:date="2023-02-09T23:49:03Z">
        <w:r w:rsidDel="00000000" w:rsidR="00000000" w:rsidRPr="00000000">
          <w:fldChar w:fldCharType="begin"/>
        </w:r>
        <w:r w:rsidDel="00000000" w:rsidR="00000000" w:rsidRPr="00000000">
          <w:delInstrText xml:space="preserve">HYPERLINK "http://www.fnde.gov.br/programas/proinfo"</w:delInstrText>
        </w:r>
        <w:r w:rsidDel="00000000" w:rsidR="00000000" w:rsidRPr="00000000">
          <w:fldChar w:fldCharType="separate"/>
        </w:r>
        <w:r w:rsidDel="00000000" w:rsidR="00000000" w:rsidRPr="00000000">
          <w:rPr>
            <w:color w:val="1155cc"/>
            <w:u w:val="single"/>
            <w:rtl w:val="0"/>
          </w:rPr>
          <w:delText xml:space="preserve">http://www.fnde.gov.br/programas/proinfo</w:delText>
        </w:r>
        <w:r w:rsidDel="00000000" w:rsidR="00000000" w:rsidRPr="00000000">
          <w:fldChar w:fldCharType="end"/>
        </w:r>
        <w:r w:rsidDel="00000000" w:rsidR="00000000" w:rsidRPr="00000000">
          <w:rPr>
            <w:rtl w:val="0"/>
          </w:rPr>
        </w:r>
      </w:del>
    </w:p>
    <w:p w:rsidR="00000000" w:rsidDel="00000000" w:rsidP="00000000" w:rsidRDefault="00000000" w:rsidRPr="00000000" w14:paraId="00000158">
      <w:pPr>
        <w:rPr>
          <w:rFonts w:ascii="Roboto" w:cs="Roboto" w:eastAsia="Roboto" w:hAnsi="Roboto"/>
          <w:sz w:val="24"/>
          <w:szCs w:val="24"/>
          <w:highlight w:val="white"/>
        </w:rPr>
      </w:pPr>
      <w:del w:author="Drielly Farias" w:id="0" w:date="2023-02-09T23:49:03Z">
        <w:r w:rsidDel="00000000" w:rsidR="00000000" w:rsidRPr="00000000">
          <w:fldChar w:fldCharType="begin"/>
        </w:r>
        <w:r w:rsidDel="00000000" w:rsidR="00000000" w:rsidRPr="00000000">
          <w:delInstrText xml:space="preserve">HYPERLINK "https://cetic.br/media/analises/tic_educacao_2019_coletiva_imprensa.pdf"</w:delInstrText>
        </w:r>
        <w:r w:rsidDel="00000000" w:rsidR="00000000" w:rsidRPr="00000000">
          <w:fldChar w:fldCharType="separate"/>
        </w:r>
        <w:r w:rsidDel="00000000" w:rsidR="00000000" w:rsidRPr="00000000">
          <w:rPr>
            <w:color w:val="1155cc"/>
            <w:u w:val="single"/>
            <w:rtl w:val="0"/>
          </w:rPr>
          <w:delText xml:space="preserve">https://cetic.br/media/analises/tic_educacao_2019_coletiva_imprensa.pdf</w:delText>
        </w:r>
        <w:r w:rsidDel="00000000" w:rsidR="00000000" w:rsidRPr="00000000">
          <w:fldChar w:fldCharType="end"/>
        </w:r>
      </w:del>
      <w:r w:rsidDel="00000000" w:rsidR="00000000" w:rsidRPr="00000000">
        <w:rPr>
          <w:rtl w:val="0"/>
        </w:rPr>
      </w:r>
    </w:p>
    <w:p w:rsidR="00000000" w:rsidDel="00000000" w:rsidP="00000000" w:rsidRDefault="00000000" w:rsidRPr="00000000" w14:paraId="00000159">
      <w:pPr>
        <w:pStyle w:val="Title"/>
        <w:keepNext w:val="1"/>
        <w:pageBreakBefore w:val="1"/>
        <w:pBdr>
          <w:top w:color="000000" w:space="1" w:sz="36" w:val="single"/>
        </w:pBdr>
        <w:spacing w:after="60" w:before="240" w:line="360" w:lineRule="auto"/>
        <w:jc w:val="both"/>
        <w:rPr>
          <w:vertAlign w:val="baseline"/>
        </w:rPr>
      </w:pPr>
      <w:bookmarkStart w:colFirst="0" w:colLast="0" w:name="_qugudz4i1oa8" w:id="33"/>
      <w:bookmarkEnd w:id="33"/>
      <w:r w:rsidDel="00000000" w:rsidR="00000000" w:rsidRPr="00000000">
        <w:rPr>
          <w:vertAlign w:val="baseline"/>
          <w:rtl w:val="0"/>
        </w:rPr>
        <w:t xml:space="preserve">Apêndice A</w:t>
      </w:r>
    </w:p>
    <w:p w:rsidR="00000000" w:rsidDel="00000000" w:rsidP="00000000" w:rsidRDefault="00000000" w:rsidRPr="00000000" w14:paraId="0000015A">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15B">
      <w:pPr>
        <w:spacing w:after="120" w:before="120" w:line="360" w:lineRule="auto"/>
        <w:ind w:left="252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Manrope Medium" w:cs="Manrope Medium" w:eastAsia="Manrope Medium" w:hAnsi="Manrope Medium"/>
          <w:i w:val="1"/>
          <w:color w:val="4472c4"/>
          <w:sz w:val="20"/>
          <w:szCs w:val="20"/>
          <w:rtl w:val="0"/>
        </w:rPr>
        <w:t xml:space="preserve">concept</w:t>
      </w:r>
      <w:r w:rsidDel="00000000" w:rsidR="00000000" w:rsidRPr="00000000">
        <w:rPr>
          <w:rFonts w:ascii="Manrope Medium" w:cs="Manrope Medium" w:eastAsia="Manrope Medium" w:hAnsi="Manrope Medium"/>
          <w:color w:val="4472c4"/>
          <w:sz w:val="20"/>
          <w:szCs w:val="20"/>
          <w:rtl w:val="0"/>
        </w:rPr>
        <w:t xml:space="preserve"> </w:t>
      </w:r>
      <w:r w:rsidDel="00000000" w:rsidR="00000000" w:rsidRPr="00000000">
        <w:rPr>
          <w:rFonts w:ascii="Manrope Medium" w:cs="Manrope Medium" w:eastAsia="Manrope Medium" w:hAnsi="Manrope Medium"/>
          <w:i w:val="1"/>
          <w:color w:val="4472c4"/>
          <w:sz w:val="20"/>
          <w:szCs w:val="20"/>
          <w:rtl w:val="0"/>
        </w:rPr>
        <w:t xml:space="preserve">arts</w:t>
      </w:r>
      <w:r w:rsidDel="00000000" w:rsidR="00000000" w:rsidRPr="00000000">
        <w:rPr>
          <w:rFonts w:ascii="Manrope Medium" w:cs="Manrope Medium" w:eastAsia="Manrope Medium" w:hAnsi="Manrope Medium"/>
          <w:color w:val="4472c4"/>
          <w:sz w:val="20"/>
          <w:szCs w:val="20"/>
          <w:rtl w:val="0"/>
        </w:rPr>
        <w:t xml:space="preserve"> do jogo, diagramas diversos etc.</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15C">
      <w:pPr>
        <w:pStyle w:val="Title"/>
        <w:rPr/>
      </w:pPr>
      <w:bookmarkStart w:colFirst="0" w:colLast="0" w:name="_q654elpavrr8" w:id="34"/>
      <w:bookmarkEnd w:id="34"/>
      <w:r w:rsidDel="00000000" w:rsidR="00000000" w:rsidRPr="00000000">
        <w:rPr>
          <w:rtl w:val="0"/>
        </w:rPr>
        <w:t xml:space="preserve">Apêndice B</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Title"/>
        <w:rPr/>
      </w:pPr>
      <w:bookmarkStart w:colFirst="0" w:colLast="0" w:name="_o480cvbgnjh5" w:id="35"/>
      <w:bookmarkEnd w:id="35"/>
      <w:r w:rsidDel="00000000" w:rsidR="00000000" w:rsidRPr="00000000">
        <w:rPr>
          <w:rtl w:val="0"/>
        </w:rPr>
        <w:t xml:space="preserve">Apêndice C</w:t>
      </w:r>
      <w:r w:rsidDel="00000000" w:rsidR="00000000" w:rsidRPr="00000000">
        <w:rPr>
          <w:rtl w:val="0"/>
        </w:rPr>
      </w:r>
    </w:p>
    <w:sectPr>
      <w:footerReference r:id="rId22" w:type="default"/>
      <w:pgSz w:h="15840" w:w="12240" w:orient="portrait"/>
      <w:pgMar w:bottom="1080" w:top="1133.8582677165355" w:left="1133.8582677165355" w:right="1178.7401574803164"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sabelle Oliveira" w:id="0" w:date="2023-02-10T16:42:00Z">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Contextualizar a indústria</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Abordar os principais players, modelos de negócio, tendências. Dar uma visão de mercado e concorrência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Manrope Medium">
    <w:embedRegular w:fontKey="{00000000-0000-0000-0000-000000000000}" r:id="rId11" w:subsetted="0"/>
    <w:embedBold w:fontKey="{00000000-0000-0000-0000-000000000000}" r:id="rId12" w:subsetted="0"/>
  </w:font>
  <w:font w:name="Book Antiqu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to Sans Symbols">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3240" w:hanging="360"/>
      </w:pPr>
      <w:rPr>
        <w:rFonts w:ascii="Noto Sans Symbols" w:cs="Noto Sans Symbols" w:eastAsia="Noto Sans Symbols" w:hAnsi="Noto Sans Symbols"/>
        <w:vertAlign w:val="baseline"/>
      </w:rPr>
    </w:lvl>
    <w:lvl w:ilvl="1">
      <w:start w:val="1"/>
      <w:numFmt w:val="bullet"/>
      <w:lvlText w:val="o"/>
      <w:lvlJc w:val="left"/>
      <w:pPr>
        <w:ind w:left="3960" w:hanging="360"/>
      </w:pPr>
      <w:rPr>
        <w:rFonts w:ascii="Courier New" w:cs="Courier New" w:eastAsia="Courier New" w:hAnsi="Courier New"/>
        <w:vertAlign w:val="baseline"/>
      </w:rPr>
    </w:lvl>
    <w:lvl w:ilvl="2">
      <w:start w:val="1"/>
      <w:numFmt w:val="bullet"/>
      <w:lvlText w:val="▪"/>
      <w:lvlJc w:val="left"/>
      <w:pPr>
        <w:ind w:left="4680" w:hanging="360"/>
      </w:pPr>
      <w:rPr>
        <w:rFonts w:ascii="Noto Sans Symbols" w:cs="Noto Sans Symbols" w:eastAsia="Noto Sans Symbols" w:hAnsi="Noto Sans Symbols"/>
        <w:vertAlign w:val="baseline"/>
      </w:rPr>
    </w:lvl>
    <w:lvl w:ilvl="3">
      <w:start w:val="1"/>
      <w:numFmt w:val="bullet"/>
      <w:lvlText w:val="●"/>
      <w:lvlJc w:val="left"/>
      <w:pPr>
        <w:ind w:left="5400" w:hanging="360"/>
      </w:pPr>
      <w:rPr>
        <w:rFonts w:ascii="Noto Sans Symbols" w:cs="Noto Sans Symbols" w:eastAsia="Noto Sans Symbols" w:hAnsi="Noto Sans Symbols"/>
        <w:vertAlign w:val="baseline"/>
      </w:rPr>
    </w:lvl>
    <w:lvl w:ilvl="4">
      <w:start w:val="1"/>
      <w:numFmt w:val="bullet"/>
      <w:lvlText w:val="o"/>
      <w:lvlJc w:val="left"/>
      <w:pPr>
        <w:ind w:left="6120" w:hanging="360"/>
      </w:pPr>
      <w:rPr>
        <w:rFonts w:ascii="Courier New" w:cs="Courier New" w:eastAsia="Courier New" w:hAnsi="Courier New"/>
        <w:vertAlign w:val="baseline"/>
      </w:rPr>
    </w:lvl>
    <w:lvl w:ilvl="5">
      <w:start w:val="1"/>
      <w:numFmt w:val="bullet"/>
      <w:lvlText w:val="▪"/>
      <w:lvlJc w:val="left"/>
      <w:pPr>
        <w:ind w:left="6840" w:hanging="360"/>
      </w:pPr>
      <w:rPr>
        <w:rFonts w:ascii="Noto Sans Symbols" w:cs="Noto Sans Symbols" w:eastAsia="Noto Sans Symbols" w:hAnsi="Noto Sans Symbols"/>
        <w:vertAlign w:val="baseline"/>
      </w:rPr>
    </w:lvl>
    <w:lvl w:ilvl="6">
      <w:start w:val="1"/>
      <w:numFmt w:val="bullet"/>
      <w:lvlText w:val="●"/>
      <w:lvlJc w:val="left"/>
      <w:pPr>
        <w:ind w:left="7560" w:hanging="360"/>
      </w:pPr>
      <w:rPr>
        <w:rFonts w:ascii="Noto Sans Symbols" w:cs="Noto Sans Symbols" w:eastAsia="Noto Sans Symbols" w:hAnsi="Noto Sans Symbols"/>
        <w:vertAlign w:val="baseline"/>
      </w:rPr>
    </w:lvl>
    <w:lvl w:ilvl="7">
      <w:start w:val="1"/>
      <w:numFmt w:val="bullet"/>
      <w:lvlText w:val="o"/>
      <w:lvlJc w:val="left"/>
      <w:pPr>
        <w:ind w:left="8280" w:hanging="360"/>
      </w:pPr>
      <w:rPr>
        <w:rFonts w:ascii="Courier New" w:cs="Courier New" w:eastAsia="Courier New" w:hAnsi="Courier New"/>
        <w:vertAlign w:val="baseline"/>
      </w:rPr>
    </w:lvl>
    <w:lvl w:ilvl="8">
      <w:start w:val="1"/>
      <w:numFmt w:val="bullet"/>
      <w:lvlText w:val="▪"/>
      <w:lvlJc w:val="left"/>
      <w:pPr>
        <w:ind w:left="9000" w:hanging="360"/>
      </w:pPr>
      <w:rPr>
        <w:rFonts w:ascii="Noto Sans Symbols" w:cs="Noto Sans Symbols" w:eastAsia="Noto Sans Symbols" w:hAnsi="Noto Sans Symbols"/>
        <w:vertAlign w:val="baseli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ducacao.uol.com.br/noticias/agencia-estado/2022/06/14/universidades-federais-tem-deficit-de-ao-menos-11-mil-professores-e-tecnicos.htm" TargetMode="External"/><Relationship Id="rId11" Type="http://schemas.openxmlformats.org/officeDocument/2006/relationships/hyperlink" Target="https://ufal.br/ufal/noticias/2018/4/eta-lanca-selecao-para-cursos-tecnicos-da-ufal" TargetMode="External"/><Relationship Id="rId22" Type="http://schemas.openxmlformats.org/officeDocument/2006/relationships/footer" Target="footer1.xml"/><Relationship Id="rId10" Type="http://schemas.openxmlformats.org/officeDocument/2006/relationships/hyperlink" Target="https://ufal.br/ufal/noticias/2021/10/ufal-tem-45-cursos-com-5-e-4-estrelas-na-avaliacao-no-guia-da-faculdade-2021" TargetMode="External"/><Relationship Id="rId21" Type="http://schemas.openxmlformats.org/officeDocument/2006/relationships/hyperlink" Target="https://www1.folha.uol.com.br/educacao/2022/02/universidades-publicas-tiveram-queda-de-188-no-numero-de-concluintes.shtml" TargetMode="External"/><Relationship Id="rId13" Type="http://schemas.openxmlformats.org/officeDocument/2006/relationships/hyperlink" Target="https://www.correiobraziliense.com.br/app/noticia/eu-estudante/ensino_educacaoprofissional/2017/03/23/ensino_educacaoprofissional_interna,583106/ibge-lanca-numeros-sobre-qualificacao-profissional.shtml" TargetMode="External"/><Relationship Id="rId12" Type="http://schemas.openxmlformats.org/officeDocument/2006/relationships/hyperlink" Target="https://ufal.br/ufal/noticias/2021/1/ufal-inicia-campanha-comemorativa-pelos-seus-60-anos-de-criacao"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eguranca.al.gov.br/noticia/2021/07/16/estatistica-de-alagoas-e-eleita-como-a-melhor-do-pais-pelo-anuario-brasileiro-de-seguranca-publica" TargetMode="External"/><Relationship Id="rId15" Type="http://schemas.openxmlformats.org/officeDocument/2006/relationships/hyperlink" Target="https://agenciabrasil.ebc.com.br/politica/noticia/2022-12/pec-da-transicao-preve-r-12-bilhoes-para-educacao-diz-alckmin" TargetMode="External"/><Relationship Id="rId14" Type="http://schemas.openxmlformats.org/officeDocument/2006/relationships/hyperlink" Target="https://jornal.usp.br/universidade/usp-lanca-cursos-online-de-tecnologia-e-negocios-no-coursera/" TargetMode="External"/><Relationship Id="rId17" Type="http://schemas.openxmlformats.org/officeDocument/2006/relationships/hyperlink" Target="https://www.revistaquestaodeciencia.com.br/questao-de-fato/2021/09/28/o-engessamento-burocratico-da-universidade-brasileira" TargetMode="External"/><Relationship Id="rId16" Type="http://schemas.openxmlformats.org/officeDocument/2006/relationships/hyperlink" Target="https://www.terra.com.br/noticias/educacao/the-burocracia-prejudica-universidades-brasileiras-em-rankings,baf9b07d2473d310VgnVCM4000009bcceb0aRCRD.html" TargetMode="External"/><Relationship Id="rId5" Type="http://schemas.openxmlformats.org/officeDocument/2006/relationships/numbering" Target="numbering.xml"/><Relationship Id="rId19" Type="http://schemas.openxmlformats.org/officeDocument/2006/relationships/hyperlink" Target="https://tribunahoje.com/noticias/cidades/2022/03/23/100273-greve-na-ufal-comeca-com-mobilizacao-de-tecnicos-e-docentes" TargetMode="External"/><Relationship Id="rId6" Type="http://schemas.openxmlformats.org/officeDocument/2006/relationships/styles" Target="styles.xml"/><Relationship Id="rId18" Type="http://schemas.openxmlformats.org/officeDocument/2006/relationships/hyperlink" Target="https://www.terra.com.br/noticias/pesquisa-aponta-aumento-significativo-na-procura-por-cursos-online-na-pandemia,f94bb17fb8863f51bcb8cafee2ab892cdas2a1ue.html" TargetMode="External"/><Relationship Id="rId7" Type="http://schemas.openxmlformats.org/officeDocument/2006/relationships/hyperlink" Target="https://github.com/2023M1T7-Inteli/grupo4/blob/main/PERSONAS.md" TargetMode="External"/><Relationship Id="rId8" Type="http://schemas.openxmlformats.org/officeDocument/2006/relationships/hyperlink" Target="https://www.timeshighereducation.com/world-university-rankings/2020/latin-america-university-ranking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anropeMedium-regular.ttf"/><Relationship Id="rId10" Type="http://schemas.openxmlformats.org/officeDocument/2006/relationships/font" Target="fonts/Manrope-bold.ttf"/><Relationship Id="rId13" Type="http://schemas.openxmlformats.org/officeDocument/2006/relationships/font" Target="fonts/BookAntiqua-regular.ttf"/><Relationship Id="rId12" Type="http://schemas.openxmlformats.org/officeDocument/2006/relationships/font" Target="fonts/ManropeMedium-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5" Type="http://schemas.openxmlformats.org/officeDocument/2006/relationships/font" Target="fonts/BookAntiqua-italic.ttf"/><Relationship Id="rId14" Type="http://schemas.openxmlformats.org/officeDocument/2006/relationships/font" Target="fonts/BookAntiqua-bold.ttf"/><Relationship Id="rId17" Type="http://schemas.openxmlformats.org/officeDocument/2006/relationships/font" Target="fonts/NotoSansSymbols-regular.ttf"/><Relationship Id="rId16"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18" Type="http://schemas.openxmlformats.org/officeDocument/2006/relationships/font" Target="fonts/NotoSansSymbols-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